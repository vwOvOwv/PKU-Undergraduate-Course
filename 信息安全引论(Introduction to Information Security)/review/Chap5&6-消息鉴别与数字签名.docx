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61E" w:rsidRDefault="00F7461E" w:rsidP="00F7461E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>Chap</w:t>
      </w:r>
      <w:r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</w:rPr>
        <w:t>5-6</w:t>
      </w: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 xml:space="preserve">. </w:t>
      </w:r>
      <w:r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</w:rPr>
        <w:t>消息鉴别和数字签名</w:t>
      </w:r>
    </w:p>
    <w:p w:rsidR="00F7461E" w:rsidRPr="00AE7FE3" w:rsidRDefault="00F7461E" w:rsidP="00F7461E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color w:val="747474" w:themeColor="background2" w:themeShade="80"/>
        </w:rPr>
        <w:t>基于复习课课件中提供的复习题</w:t>
      </w:r>
    </w:p>
    <w:p w:rsidR="00D461DD" w:rsidRPr="00A92DCF" w:rsidRDefault="00F7461E" w:rsidP="00F7461E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Pr="00D64AF2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Pr="00F7461E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Pr="00F7461E">
        <w:rPr>
          <w:rFonts w:ascii="Calibri" w:eastAsia="KaiTi" w:hAnsi="Calibri" w:cs="Calibri"/>
          <w:b/>
          <w:bCs/>
          <w:color w:val="0070C0"/>
          <w:lang w:val="en-US"/>
        </w:rPr>
        <w:t>消息鉴别的</w:t>
      </w:r>
      <w:r w:rsidR="000F6136">
        <w:rPr>
          <w:rFonts w:ascii="Calibri" w:eastAsia="KaiTi" w:hAnsi="Calibri" w:cs="Calibri" w:hint="eastAsia"/>
          <w:b/>
          <w:bCs/>
          <w:color w:val="0070C0"/>
          <w:lang w:val="en-US"/>
        </w:rPr>
        <w:t>功能</w:t>
      </w:r>
      <w:r w:rsidR="00635BAB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635BAB">
        <w:rPr>
          <w:rFonts w:ascii="Calibri" w:eastAsia="KaiTi" w:hAnsi="Calibri" w:cs="Calibri" w:hint="eastAsia"/>
          <w:color w:val="000000" w:themeColor="text1"/>
          <w:lang w:val="en-US"/>
        </w:rPr>
        <w:t>保证</w:t>
      </w:r>
      <w:r w:rsidR="00635BAB" w:rsidRPr="00E56692">
        <w:rPr>
          <w:rFonts w:ascii="Calibri" w:eastAsia="KaiTi" w:hAnsi="Calibri" w:cs="Calibri" w:hint="eastAsia"/>
          <w:color w:val="FF0000"/>
          <w:lang w:val="en-US"/>
        </w:rPr>
        <w:t>真实性</w:t>
      </w:r>
      <w:r w:rsidR="0051587A" w:rsidRPr="0051587A">
        <w:rPr>
          <w:rFonts w:ascii="Calibri" w:eastAsia="KaiTi" w:hAnsi="Calibri" w:cs="Calibri" w:hint="eastAsia"/>
          <w:color w:val="000000" w:themeColor="text1"/>
          <w:lang w:val="en-US"/>
        </w:rPr>
        <w:t>（</w:t>
      </w:r>
      <w:r w:rsidR="0051587A" w:rsidRPr="0051587A">
        <w:rPr>
          <w:rFonts w:ascii="Calibri" w:eastAsia="KaiTi" w:hAnsi="Calibri" w:cs="Calibri" w:hint="eastAsia"/>
          <w:color w:val="000000" w:themeColor="text1"/>
          <w:lang w:val="en-US"/>
        </w:rPr>
        <w:t>防</w:t>
      </w:r>
      <w:r w:rsidR="0051587A">
        <w:rPr>
          <w:rFonts w:ascii="Calibri" w:eastAsia="KaiTi" w:hAnsi="Calibri" w:cs="Calibri" w:hint="eastAsia"/>
          <w:color w:val="000000" w:themeColor="text1"/>
          <w:lang w:val="en-US"/>
        </w:rPr>
        <w:t>发送方</w:t>
      </w:r>
      <w:r w:rsidR="0051587A" w:rsidRPr="0051587A">
        <w:rPr>
          <w:rFonts w:ascii="Calibri" w:eastAsia="KaiTi" w:hAnsi="Calibri" w:cs="Calibri" w:hint="eastAsia"/>
          <w:color w:val="000000" w:themeColor="text1"/>
          <w:lang w:val="en-US"/>
        </w:rPr>
        <w:t>伪造、</w:t>
      </w:r>
      <w:r w:rsidR="0051587A">
        <w:rPr>
          <w:rFonts w:ascii="Calibri" w:eastAsia="KaiTi" w:hAnsi="Calibri" w:cs="Calibri" w:hint="eastAsia"/>
          <w:color w:val="000000" w:themeColor="text1"/>
          <w:lang w:val="en-US"/>
        </w:rPr>
        <w:t>中间者</w:t>
      </w:r>
      <w:r w:rsidR="0051587A" w:rsidRPr="0051587A">
        <w:rPr>
          <w:rFonts w:ascii="Calibri" w:eastAsia="KaiTi" w:hAnsi="Calibri" w:cs="Calibri" w:hint="eastAsia"/>
          <w:color w:val="000000" w:themeColor="text1"/>
          <w:lang w:val="en-US"/>
        </w:rPr>
        <w:t>篡改和冒充</w:t>
      </w:r>
      <w:r w:rsidR="0051587A" w:rsidRPr="0051587A">
        <w:rPr>
          <w:rFonts w:ascii="Calibri" w:eastAsia="KaiTi" w:hAnsi="Calibri" w:cs="Calibri" w:hint="eastAsia"/>
          <w:color w:val="000000" w:themeColor="text1"/>
          <w:lang w:val="en-US"/>
        </w:rPr>
        <w:t>）</w:t>
      </w:r>
    </w:p>
    <w:p w:rsidR="00E049F0" w:rsidRDefault="00E049F0" w:rsidP="00E049F0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证实收到的消息来自可信的源点且未被篡改</w:t>
      </w:r>
    </w:p>
    <w:p w:rsidR="00A251B8" w:rsidRDefault="00A251B8" w:rsidP="00A251B8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251B8">
        <w:rPr>
          <w:rFonts w:ascii="Calibri" w:eastAsia="KaiTi" w:hAnsi="Calibri" w:cs="Calibri"/>
          <w:color w:val="000000" w:themeColor="text1"/>
          <w:lang w:val="en-US"/>
        </w:rPr>
        <w:t>信源识别：验证发送者是真实的</w:t>
      </w:r>
    </w:p>
    <w:p w:rsidR="00A251B8" w:rsidRDefault="00A251B8" w:rsidP="00A251B8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251B8">
        <w:rPr>
          <w:rFonts w:ascii="Calibri" w:eastAsia="KaiTi" w:hAnsi="Calibri" w:cs="Calibri"/>
          <w:color w:val="000000" w:themeColor="text1"/>
          <w:lang w:val="en-US"/>
        </w:rPr>
        <w:t>完整性验证：验证消息在传输或存储中未被篡改、重放或延迟</w:t>
      </w:r>
    </w:p>
    <w:p w:rsidR="00345238" w:rsidRPr="00F85A03" w:rsidRDefault="00345238" w:rsidP="00F85A03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 w:hint="eastAsia"/>
          <w:b/>
          <w:bCs/>
          <w:color w:val="0070C0"/>
          <w:lang w:val="en-US"/>
        </w:rPr>
      </w:pPr>
      <w:r w:rsidRPr="00180129">
        <w:rPr>
          <w:rFonts w:ascii="Calibri" w:eastAsia="KaiTi" w:hAnsi="Calibri" w:cs="Calibri" w:hint="eastAsia"/>
          <w:b/>
          <w:bCs/>
          <w:color w:val="0070C0"/>
          <w:lang w:val="en-US"/>
        </w:rPr>
        <w:t>数字签名的功能</w:t>
      </w:r>
      <w:r w:rsidR="0051587A">
        <w:rPr>
          <w:rFonts w:ascii="Calibri" w:eastAsia="KaiTi" w:hAnsi="Calibri" w:cs="Calibri" w:hint="eastAsia"/>
          <w:color w:val="000000" w:themeColor="text1"/>
          <w:lang w:val="en-US"/>
        </w:rPr>
        <w:t>：防</w:t>
      </w:r>
      <w:r w:rsidR="00D0339A">
        <w:rPr>
          <w:rFonts w:ascii="Calibri" w:eastAsia="KaiTi" w:hAnsi="Calibri" w:cs="Calibri" w:hint="eastAsia"/>
          <w:color w:val="000000" w:themeColor="text1"/>
          <w:lang w:val="en-US"/>
        </w:rPr>
        <w:t>发送方</w:t>
      </w:r>
      <w:r w:rsidR="0051587A">
        <w:rPr>
          <w:rFonts w:ascii="Calibri" w:eastAsia="KaiTi" w:hAnsi="Calibri" w:cs="Calibri" w:hint="eastAsia"/>
          <w:color w:val="000000" w:themeColor="text1"/>
          <w:lang w:val="en-US"/>
        </w:rPr>
        <w:t>抵赖</w:t>
      </w:r>
      <w:r w:rsidR="00D0339A">
        <w:rPr>
          <w:rFonts w:ascii="Calibri" w:eastAsia="KaiTi" w:hAnsi="Calibri" w:cs="Calibri" w:hint="eastAsia"/>
          <w:color w:val="000000" w:themeColor="text1"/>
          <w:lang w:val="en-US"/>
        </w:rPr>
        <w:t>、防接收方伪造</w:t>
      </w:r>
    </w:p>
    <w:p w:rsidR="00F7461E" w:rsidRDefault="00A33CC2" w:rsidP="00F7461E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A33CC2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Pr="00A33CC2">
        <w:rPr>
          <w:rFonts w:ascii="Calibri" w:eastAsia="KaiTi" w:hAnsi="Calibri" w:cs="Calibri"/>
          <w:b/>
          <w:bCs/>
          <w:color w:val="0070C0"/>
          <w:lang w:val="en-US"/>
        </w:rPr>
        <w:t>鉴别函数</w:t>
      </w:r>
    </w:p>
    <w:p w:rsidR="00A33CC2" w:rsidRPr="00D14E5A" w:rsidRDefault="00A33CC2" w:rsidP="00D14E5A">
      <w:pPr>
        <w:pStyle w:val="ListParagraph"/>
        <w:numPr>
          <w:ilvl w:val="0"/>
          <w:numId w:val="3"/>
        </w:numPr>
        <w:spacing w:line="276" w:lineRule="auto"/>
        <w:rPr>
          <w:rFonts w:ascii="Calibri" w:eastAsia="KaiTi" w:hAnsi="Calibri" w:cs="Calibri"/>
          <w:color w:val="0070C0"/>
          <w:lang w:val="en-US"/>
        </w:rPr>
      </w:pPr>
      <w:r w:rsidRPr="00A33CC2">
        <w:rPr>
          <w:rFonts w:ascii="Calibri" w:eastAsia="KaiTi" w:hAnsi="Calibri" w:cs="Calibri" w:hint="eastAsia"/>
          <w:color w:val="0070C0"/>
          <w:lang w:val="en-US"/>
        </w:rPr>
        <w:t>消息加密函数</w:t>
      </w:r>
      <w:r w:rsidR="00D14E5A" w:rsidRPr="00D14E5A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1B6711" w:rsidRPr="00D14E5A">
        <w:rPr>
          <w:rFonts w:ascii="Calibri" w:eastAsia="KaiTi" w:hAnsi="Calibri" w:cs="Calibri"/>
          <w:color w:val="000000" w:themeColor="text1"/>
          <w:lang w:val="en-US"/>
        </w:rPr>
        <w:t>通过加密过程本身提供鉴别</w:t>
      </w:r>
    </w:p>
    <w:p w:rsidR="002206A6" w:rsidRPr="00D14E5A" w:rsidRDefault="001B6711" w:rsidP="00D14E5A">
      <w:pPr>
        <w:pStyle w:val="ListParagraph"/>
        <w:numPr>
          <w:ilvl w:val="0"/>
          <w:numId w:val="3"/>
        </w:numPr>
        <w:spacing w:line="276" w:lineRule="auto"/>
        <w:rPr>
          <w:rFonts w:ascii="Calibri" w:eastAsia="KaiTi" w:hAnsi="Calibri" w:cs="Calibri"/>
          <w:color w:val="0070C0"/>
          <w:lang w:val="en-US"/>
        </w:rPr>
      </w:pPr>
      <w:r w:rsidRPr="00A33CC2">
        <w:rPr>
          <w:rFonts w:ascii="Calibri" w:eastAsia="KaiTi" w:hAnsi="Calibri" w:cs="Calibri" w:hint="eastAsia"/>
          <w:color w:val="0070C0"/>
          <w:lang w:val="en-US"/>
        </w:rPr>
        <w:t>散列函数</w:t>
      </w:r>
      <m:oMath>
        <m:r>
          <w:rPr>
            <w:rFonts w:ascii="Cambria Math" w:eastAsia="KaiTi" w:hAnsi="Cambria Math" w:cs="Calibri" w:hint="eastAsia"/>
            <w:color w:val="0070C0"/>
            <w:lang w:val="en-US"/>
          </w:rPr>
          <m:t>H</m:t>
        </m:r>
      </m:oMath>
      <w:r w:rsidR="00D14E5A" w:rsidRPr="00D14E5A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A22BCD" w:rsidRPr="00D14E5A">
        <w:rPr>
          <w:rFonts w:ascii="Calibri" w:eastAsia="KaiTi" w:hAnsi="Calibri" w:cs="Calibri" w:hint="eastAsia"/>
          <w:color w:val="000000" w:themeColor="text1"/>
          <w:lang w:val="en-US"/>
        </w:rPr>
        <w:t>公开函数，</w:t>
      </w:r>
      <w:r w:rsidR="002206A6" w:rsidRPr="00D14E5A">
        <w:rPr>
          <w:rFonts w:ascii="Calibri" w:eastAsia="KaiTi" w:hAnsi="Calibri" w:cs="Calibri"/>
          <w:color w:val="000000" w:themeColor="text1"/>
          <w:lang w:val="en-US"/>
        </w:rPr>
        <w:t>将任意长度输入转换为</w:t>
      </w:r>
      <w:r w:rsidR="002206A6" w:rsidRPr="00C64E5B">
        <w:rPr>
          <w:rFonts w:ascii="Calibri" w:eastAsia="KaiTi" w:hAnsi="Calibri" w:cs="Calibri"/>
          <w:color w:val="FF0000"/>
          <w:lang w:val="en-US"/>
        </w:rPr>
        <w:t>固定长度输出</w:t>
      </w:r>
      <w:r w:rsidR="002206A6" w:rsidRPr="00D14E5A">
        <w:rPr>
          <w:rFonts w:ascii="Calibri" w:eastAsia="KaiTi" w:hAnsi="Calibri" w:cs="Calibri"/>
          <w:color w:val="000000" w:themeColor="text1"/>
          <w:lang w:val="en-US"/>
        </w:rPr>
        <w:t>（消息摘要</w:t>
      </w:r>
      <w:r w:rsidR="002206A6" w:rsidRPr="00D14E5A">
        <w:rPr>
          <w:rFonts w:ascii="Calibri" w:eastAsia="KaiTi" w:hAnsi="Calibri" w:cs="Calibri"/>
          <w:color w:val="000000" w:themeColor="text1"/>
          <w:lang w:val="en-US"/>
        </w:rPr>
        <w:t>/</w:t>
      </w:r>
      <w:r w:rsidR="002206A6" w:rsidRPr="00D14E5A">
        <w:rPr>
          <w:rFonts w:ascii="Calibri" w:eastAsia="KaiTi" w:hAnsi="Calibri" w:cs="Calibri"/>
          <w:color w:val="000000" w:themeColor="text1"/>
          <w:lang w:val="en-US"/>
        </w:rPr>
        <w:t>指纹）</w:t>
      </w:r>
    </w:p>
    <w:p w:rsidR="00E73367" w:rsidRPr="00E73367" w:rsidRDefault="00A0750D" w:rsidP="00E73367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基本用法</w:t>
      </w:r>
    </w:p>
    <w:tbl>
      <w:tblPr>
        <w:tblStyle w:val="GridTable3-Accent4"/>
        <w:tblW w:w="0" w:type="auto"/>
        <w:jc w:val="center"/>
        <w:tblLook w:val="04A0" w:firstRow="1" w:lastRow="0" w:firstColumn="1" w:lastColumn="0" w:noHBand="0" w:noVBand="1"/>
      </w:tblPr>
      <w:tblGrid>
        <w:gridCol w:w="2010"/>
        <w:gridCol w:w="2736"/>
      </w:tblGrid>
      <w:tr w:rsidR="00E73367" w:rsidRPr="00E73367" w:rsidTr="00B62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:rsidR="00E73367" w:rsidRPr="00E73367" w:rsidRDefault="00E73367" w:rsidP="00B629A5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E73367">
              <w:rPr>
                <w:rFonts w:ascii="Calibri" w:eastAsia="KaiTi" w:hAnsi="Calibri" w:cs="Calibri" w:hint="eastAsia"/>
                <w:i w:val="0"/>
                <w:iCs w:val="0"/>
                <w:color w:val="000000" w:themeColor="text1"/>
              </w:rPr>
              <w:t>加密</w:t>
            </w:r>
            <w:r w:rsidRPr="00E73367"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  <w:t>形式</w:t>
            </w:r>
          </w:p>
        </w:tc>
        <w:tc>
          <w:tcPr>
            <w:tcW w:w="0" w:type="auto"/>
            <w:vAlign w:val="center"/>
            <w:hideMark/>
          </w:tcPr>
          <w:p w:rsidR="00E73367" w:rsidRPr="00E73367" w:rsidRDefault="00E73367" w:rsidP="00B629A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E73367">
              <w:rPr>
                <w:rFonts w:ascii="Calibri" w:eastAsia="KaiTi" w:hAnsi="Calibri" w:cs="Calibri"/>
                <w:color w:val="000000" w:themeColor="text1"/>
              </w:rPr>
              <w:t>主要安全服务</w:t>
            </w:r>
          </w:p>
        </w:tc>
      </w:tr>
      <w:tr w:rsidR="00561330" w:rsidRPr="00E73367" w:rsidTr="00060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1330" w:rsidRPr="005B7500" w:rsidRDefault="00561330" w:rsidP="00060882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KaiTi" w:hAnsi="Cambria Math" w:cs="Calibri"/>
                    <w:color w:val="000000" w:themeColor="text1"/>
                  </w:rPr>
                  <m:t>M</m:t>
                </m:r>
                <m:r>
                  <w:rPr>
                    <w:rFonts w:ascii="Cambria Math" w:eastAsia="KaiTi" w:hAnsi="Cambria Math" w:cs="Calibri"/>
                    <w:color w:val="000000" w:themeColor="text1"/>
                  </w:rPr>
                  <m:t>|</m:t>
                </m:r>
                <m:r>
                  <m:rPr>
                    <m:lit/>
                  </m:rPr>
                  <w:rPr>
                    <w:rFonts w:ascii="Cambria Math" w:eastAsia="KaiTi" w:hAnsi="Cambria Math" w:cs="Calibri"/>
                    <w:color w:val="000000" w:themeColor="text1"/>
                  </w:rPr>
                  <m:t>|</m:t>
                </m:r>
                <m:r>
                  <w:rPr>
                    <w:rFonts w:ascii="Cambria Math" w:eastAsia="KaiTi" w:hAnsi="Cambria Math" w:cs="Calibri"/>
                    <w:color w:val="000000" w:themeColor="text1"/>
                  </w:rPr>
                  <m:t>H</m:t>
                </m:r>
                <m:d>
                  <m:dPr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M</m:t>
                    </m:r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:rsidR="00561330" w:rsidRPr="00E73367" w:rsidRDefault="00561330" w:rsidP="0006088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E73367">
              <w:rPr>
                <w:rFonts w:ascii="Calibri" w:eastAsia="KaiTi" w:hAnsi="Calibri" w:cs="Calibri"/>
                <w:color w:val="000000" w:themeColor="text1"/>
              </w:rPr>
              <w:t>鉴别</w:t>
            </w:r>
            <w:r>
              <w:rPr>
                <w:rFonts w:ascii="Calibri" w:eastAsia="KaiTi" w:hAnsi="Calibri" w:cs="Calibri" w:hint="eastAsia"/>
                <w:color w:val="000000" w:themeColor="text1"/>
              </w:rPr>
              <w:t>（</w:t>
            </w:r>
            <w:r w:rsidRPr="00E73367">
              <w:rPr>
                <w:rFonts w:ascii="Calibri" w:eastAsia="KaiTi" w:hAnsi="Calibri" w:cs="Calibri"/>
                <w:color w:val="000000" w:themeColor="text1"/>
              </w:rPr>
              <w:t>无加密开销</w:t>
            </w:r>
            <w:r>
              <w:rPr>
                <w:rFonts w:ascii="Calibri" w:eastAsia="KaiTi" w:hAnsi="Calibri" w:cs="Calibri" w:hint="eastAsia"/>
                <w:color w:val="000000" w:themeColor="text1"/>
              </w:rPr>
              <w:t>）</w:t>
            </w:r>
          </w:p>
        </w:tc>
      </w:tr>
      <w:tr w:rsidR="00E73367" w:rsidRPr="00E73367" w:rsidTr="00B629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73367" w:rsidRPr="00E73367" w:rsidRDefault="00E73367" w:rsidP="00B629A5">
            <w:pPr>
              <w:spacing w:line="276" w:lineRule="auto"/>
              <w:jc w:val="center"/>
              <w:rPr>
                <w:ins w:id="0" w:author="沛雨 刘" w:date="2026-01-07T18:04:00Z" w16du:dateUtc="2026-01-07T10:04:00Z"/>
                <w:rFonts w:ascii="Calibri" w:eastAsia="KaiTi" w:hAnsi="Calibri" w:cs="Calibri"/>
                <w:i w:val="0"/>
                <w:iCs w:val="0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KaiTi" w:hAnsi="Cambria Math" w:cs="Calibri"/>
                    <w:color w:val="000000" w:themeColor="text1"/>
                  </w:rPr>
                  <m:t>M</m:t>
                </m:r>
                <m:r>
                  <m:rPr>
                    <m:lit/>
                  </m:rPr>
                  <w:rPr>
                    <w:rFonts w:ascii="Cambria Math" w:eastAsia="KaiTi" w:hAnsi="Cambria Math" w:cs="Calibri"/>
                    <w:color w:val="000000" w:themeColor="text1"/>
                  </w:rPr>
                  <m:t>|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|</m:t>
                    </m:r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E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K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eastAsia="KaiTi" w:hAnsi="Cambria Math" w:cs="Calibri"/>
                            <w:i w:val="0"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</w:rPr>
                          <m:t>M</m:t>
                        </m:r>
                      </m:e>
                    </m:d>
                  </m:e>
                </m:d>
              </m:oMath>
            </m:oMathPara>
          </w:p>
          <w:p w:rsidR="00E73367" w:rsidRPr="00E73367" w:rsidRDefault="00E73367" w:rsidP="00B629A5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E73367" w:rsidRPr="00E73367" w:rsidRDefault="00E73367" w:rsidP="00B629A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E73367">
              <w:rPr>
                <w:rFonts w:ascii="Calibri" w:eastAsia="KaiTi" w:hAnsi="Calibri" w:cs="Calibri"/>
                <w:color w:val="000000" w:themeColor="text1"/>
              </w:rPr>
              <w:t>鉴别</w:t>
            </w:r>
            <w:r w:rsidR="007D7796">
              <w:rPr>
                <w:rFonts w:ascii="Calibri" w:eastAsia="KaiTi" w:hAnsi="Calibri" w:cs="Calibri" w:hint="eastAsia"/>
                <w:color w:val="000000" w:themeColor="text1"/>
              </w:rPr>
              <w:t>（</w:t>
            </w:r>
            <w:r w:rsidRPr="00A37345">
              <w:rPr>
                <w:rFonts w:ascii="Calibri" w:eastAsia="KaiTi" w:hAnsi="Calibri" w:cs="Calibri"/>
                <w:color w:val="FF0000"/>
              </w:rPr>
              <w:t>减少</w:t>
            </w:r>
            <w:r w:rsidR="006C07CE" w:rsidRPr="00A37345">
              <w:rPr>
                <w:rFonts w:ascii="Calibri" w:eastAsia="KaiTi" w:hAnsi="Calibri" w:cs="Calibri" w:hint="eastAsia"/>
                <w:color w:val="FF0000"/>
              </w:rPr>
              <w:t>消息</w:t>
            </w:r>
            <w:r w:rsidRPr="00A37345">
              <w:rPr>
                <w:rFonts w:ascii="Calibri" w:eastAsia="KaiTi" w:hAnsi="Calibri" w:cs="Calibri"/>
                <w:color w:val="FF0000"/>
              </w:rPr>
              <w:t>加密开销</w:t>
            </w:r>
            <w:r w:rsidR="007D7796">
              <w:rPr>
                <w:rFonts w:ascii="Calibri" w:eastAsia="KaiTi" w:hAnsi="Calibri" w:cs="Calibri" w:hint="eastAsia"/>
                <w:color w:val="000000" w:themeColor="text1"/>
              </w:rPr>
              <w:t>）</w:t>
            </w:r>
          </w:p>
        </w:tc>
      </w:tr>
      <w:tr w:rsidR="00561330" w:rsidRPr="00E73367" w:rsidTr="00B62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561330" w:rsidRPr="00E73367" w:rsidRDefault="003F4ED9" w:rsidP="00561330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E</m:t>
                    </m:r>
                    <m:ctrlPr>
                      <w:rPr>
                        <w:rFonts w:ascii="Cambria Math" w:eastAsia="KaiTi" w:hAnsi="Cambria Math" w:cs="Calibri"/>
                        <w:iCs w:val="0"/>
                        <w:color w:val="000000" w:themeColor="text1"/>
                      </w:rPr>
                    </m:ctrlP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K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M</m:t>
                    </m:r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|</m:t>
                    </m:r>
                    <m:r>
                      <m:rPr>
                        <m:lit/>
                      </m:rPr>
                      <w:rPr>
                        <w:rFonts w:ascii="Cambria Math" w:eastAsia="KaiTi" w:hAnsi="Cambria Math" w:cs="Calibri"/>
                        <w:color w:val="000000" w:themeColor="text1"/>
                      </w:rPr>
                      <m:t>|</m:t>
                    </m:r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eastAsia="KaiTi" w:hAnsi="Cambria Math" w:cs="Calibri"/>
                            <w:i w:val="0"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</w:rPr>
                          <m:t>M</m:t>
                        </m:r>
                      </m:e>
                    </m:d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:rsidR="00561330" w:rsidRPr="00E73367" w:rsidRDefault="00561330" w:rsidP="0056133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>
              <w:rPr>
                <w:rFonts w:ascii="Calibri" w:eastAsia="KaiTi" w:hAnsi="Calibri" w:cs="Calibri" w:hint="eastAsia"/>
                <w:color w:val="000000" w:themeColor="text1"/>
              </w:rPr>
              <w:t>加密</w:t>
            </w:r>
            <w:r w:rsidRPr="00E73367">
              <w:rPr>
                <w:rFonts w:ascii="Calibri" w:eastAsia="KaiTi" w:hAnsi="Calibri" w:cs="Calibri"/>
                <w:color w:val="000000" w:themeColor="text1"/>
              </w:rPr>
              <w:t>+</w:t>
            </w:r>
            <w:r w:rsidRPr="00E73367">
              <w:rPr>
                <w:rFonts w:ascii="Calibri" w:eastAsia="KaiTi" w:hAnsi="Calibri" w:cs="Calibri"/>
                <w:color w:val="000000" w:themeColor="text1"/>
              </w:rPr>
              <w:t>鉴别</w:t>
            </w:r>
          </w:p>
        </w:tc>
      </w:tr>
      <w:tr w:rsidR="00561330" w:rsidRPr="00561330" w:rsidTr="00B629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561330" w:rsidRPr="00B629A5" w:rsidRDefault="003F4ED9" w:rsidP="00561330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E</m:t>
                    </m:r>
                    <m:ctrlPr>
                      <w:rPr>
                        <w:rFonts w:ascii="Cambria Math" w:eastAsia="KaiTi" w:hAnsi="Cambria Math" w:cs="Calibri"/>
                        <w:iCs w:val="0"/>
                        <w:color w:val="000000" w:themeColor="text1"/>
                      </w:rPr>
                    </m:ctrlP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K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M</m:t>
                    </m: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|</m:t>
                    </m:r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eastAsia="KaiTi" w:hAnsi="Cambria Math" w:cs="Calibri"/>
                            <w:i w:val="0"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</w:rPr>
                          <m:t>M</m:t>
                        </m:r>
                      </m:e>
                    </m:d>
                  </m:e>
                </m:d>
                <m:r>
                  <w:rPr>
                    <w:rFonts w:ascii="Cambria Math" w:eastAsia="KaiTi" w:hAnsi="Cambria Math" w:cs="Calibri"/>
                    <w:color w:val="000000" w:themeColor="text1"/>
                  </w:rPr>
                  <m:t>S</m:t>
                </m:r>
              </m:oMath>
            </m:oMathPara>
          </w:p>
        </w:tc>
        <w:tc>
          <w:tcPr>
            <w:tcW w:w="0" w:type="auto"/>
            <w:vAlign w:val="center"/>
          </w:tcPr>
          <w:p w:rsidR="00561330" w:rsidRPr="00E73367" w:rsidRDefault="00561330" w:rsidP="0056133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>
              <w:rPr>
                <w:rFonts w:ascii="Calibri" w:eastAsia="KaiTi" w:hAnsi="Calibri" w:cs="Calibri" w:hint="eastAsia"/>
                <w:color w:val="000000" w:themeColor="text1"/>
              </w:rPr>
              <w:t>加密</w:t>
            </w:r>
            <w:r w:rsidRPr="00E73367">
              <w:rPr>
                <w:rFonts w:ascii="Calibri" w:eastAsia="KaiTi" w:hAnsi="Calibri" w:cs="Calibri"/>
                <w:color w:val="000000" w:themeColor="text1"/>
              </w:rPr>
              <w:t>+</w:t>
            </w:r>
            <w:r w:rsidRPr="00E73367">
              <w:rPr>
                <w:rFonts w:ascii="Calibri" w:eastAsia="KaiTi" w:hAnsi="Calibri" w:cs="Calibri"/>
                <w:color w:val="000000" w:themeColor="text1"/>
              </w:rPr>
              <w:t>鉴别</w:t>
            </w:r>
            <w:r>
              <w:rPr>
                <w:rFonts w:ascii="Calibri" w:eastAsia="KaiTi" w:hAnsi="Calibri" w:cs="Calibri" w:hint="eastAsia"/>
                <w:color w:val="000000" w:themeColor="text1"/>
              </w:rPr>
              <w:t>（</w:t>
            </w:r>
            <w:r w:rsidRPr="00E73367">
              <w:rPr>
                <w:rFonts w:ascii="Calibri" w:eastAsia="KaiTi" w:hAnsi="Calibri" w:cs="Calibri"/>
                <w:color w:val="000000" w:themeColor="text1"/>
              </w:rPr>
              <w:t>秘密值</w:t>
            </w:r>
            <w:r>
              <w:rPr>
                <w:rFonts w:ascii="Calibri" w:eastAsia="KaiTi" w:hAnsi="Calibri" w:cs="Calibri" w:hint="eastAsia"/>
                <w:color w:val="000000" w:themeColor="text1"/>
              </w:rPr>
              <w:t>）</w:t>
            </w:r>
          </w:p>
        </w:tc>
      </w:tr>
      <w:tr w:rsidR="00561330" w:rsidRPr="00E73367" w:rsidTr="00B62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1330" w:rsidRPr="001710EF" w:rsidRDefault="00561330" w:rsidP="00561330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eastAsia="KaiTi" w:hAnsi="Cambria Math" w:cs="Calibri"/>
                    <w:color w:val="000000" w:themeColor="text1"/>
                  </w:rPr>
                  <m:t>M</m:t>
                </m:r>
                <m:r>
                  <m:rPr>
                    <m:lit/>
                  </m:rPr>
                  <w:rPr>
                    <w:rFonts w:ascii="Cambria Math" w:eastAsia="KaiTi" w:hAnsi="Cambria Math" w:cs="Calibri"/>
                    <w:color w:val="000000" w:themeColor="text1"/>
                  </w:rPr>
                  <m:t>|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|</m:t>
                    </m:r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E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K</m:t>
                    </m:r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 w:val="0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</w:rPr>
                          <m:t>R</m:t>
                        </m:r>
                        <m:ctrlPr>
                          <w:rPr>
                            <w:rFonts w:ascii="Cambria Math" w:eastAsia="KaiTi" w:hAnsi="Cambria Math" w:cs="Calibri"/>
                            <w:iCs w:val="0"/>
                            <w:color w:val="000000" w:themeColor="text1"/>
                          </w:rPr>
                        </m:ctrlP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</w:rPr>
                          <m:t>a</m:t>
                        </m:r>
                      </m:sub>
                    </m:sSub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eastAsia="KaiTi" w:hAnsi="Cambria Math" w:cs="Calibri"/>
                            <w:i w:val="0"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</w:rPr>
                          <m:t>M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:rsidR="00561330" w:rsidRPr="00E73367" w:rsidRDefault="00561330" w:rsidP="0056133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E73367">
              <w:rPr>
                <w:rFonts w:ascii="Calibri" w:eastAsia="KaiTi" w:hAnsi="Calibri" w:cs="Calibri"/>
                <w:color w:val="000000" w:themeColor="text1"/>
              </w:rPr>
              <w:t>鉴别</w:t>
            </w:r>
            <w:r w:rsidRPr="00E73367">
              <w:rPr>
                <w:rFonts w:ascii="Calibri" w:eastAsia="KaiTi" w:hAnsi="Calibri" w:cs="Calibri"/>
                <w:color w:val="000000" w:themeColor="text1"/>
              </w:rPr>
              <w:t>+</w:t>
            </w:r>
            <w:r w:rsidRPr="00E73367">
              <w:rPr>
                <w:rFonts w:ascii="Calibri" w:eastAsia="KaiTi" w:hAnsi="Calibri" w:cs="Calibri"/>
                <w:color w:val="000000" w:themeColor="text1"/>
              </w:rPr>
              <w:t>签名</w:t>
            </w:r>
          </w:p>
        </w:tc>
      </w:tr>
      <w:tr w:rsidR="00561330" w:rsidRPr="00E73367" w:rsidTr="00B629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1330" w:rsidRPr="001710EF" w:rsidRDefault="003F4ED9" w:rsidP="00561330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E</m:t>
                    </m:r>
                    <m:ctrlPr>
                      <w:rPr>
                        <w:rFonts w:ascii="Cambria Math" w:eastAsia="KaiTi" w:hAnsi="Cambria Math" w:cs="Calibri"/>
                        <w:iCs w:val="0"/>
                        <w:color w:val="000000" w:themeColor="text1"/>
                      </w:rPr>
                    </m:ctrlP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K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</w:rPr>
                  <m:t>[M]</m:t>
                </m:r>
                <m:r>
                  <w:rPr>
                    <w:rFonts w:ascii="Cambria Math" w:eastAsia="KaiTi" w:hAnsi="Cambria Math" w:cs="Calibri"/>
                    <w:color w:val="000000" w:themeColor="text1"/>
                  </w:rPr>
                  <m:t>|</m:t>
                </m:r>
                <m:r>
                  <m:rPr>
                    <m:lit/>
                  </m:rPr>
                  <w:rPr>
                    <w:rFonts w:ascii="Cambria Math" w:eastAsia="KaiTi" w:hAnsi="Cambria Math" w:cs="Calibri"/>
                    <w:color w:val="000000" w:themeColor="text1"/>
                  </w:rPr>
                  <m:t>|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E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K</m:t>
                    </m:r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 w:val="0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</w:rPr>
                          <m:t>R</m:t>
                        </m:r>
                        <m:ctrlPr>
                          <w:rPr>
                            <w:rFonts w:ascii="Cambria Math" w:eastAsia="KaiTi" w:hAnsi="Cambria Math" w:cs="Calibri"/>
                            <w:iCs w:val="0"/>
                            <w:color w:val="000000" w:themeColor="text1"/>
                          </w:rPr>
                        </m:ctrlP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</w:rPr>
                          <m:t>a</m:t>
                        </m:r>
                      </m:sub>
                    </m:sSub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</w:rPr>
                  <m:t>[H(M)]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561330" w:rsidRPr="00E73367" w:rsidRDefault="00561330" w:rsidP="0056133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>
              <w:rPr>
                <w:rFonts w:ascii="Calibri" w:eastAsia="KaiTi" w:hAnsi="Calibri" w:cs="Calibri" w:hint="eastAsia"/>
                <w:color w:val="000000" w:themeColor="text1"/>
              </w:rPr>
              <w:t>加密</w:t>
            </w:r>
            <w:r w:rsidRPr="00E73367">
              <w:rPr>
                <w:rFonts w:ascii="Calibri" w:eastAsia="KaiTi" w:hAnsi="Calibri" w:cs="Calibri"/>
                <w:color w:val="000000" w:themeColor="text1"/>
              </w:rPr>
              <w:t>+</w:t>
            </w:r>
            <w:r w:rsidRPr="00E73367">
              <w:rPr>
                <w:rFonts w:ascii="Calibri" w:eastAsia="KaiTi" w:hAnsi="Calibri" w:cs="Calibri"/>
                <w:color w:val="000000" w:themeColor="text1"/>
              </w:rPr>
              <w:t>鉴别</w:t>
            </w:r>
            <w:r w:rsidRPr="00E73367">
              <w:rPr>
                <w:rFonts w:ascii="Calibri" w:eastAsia="KaiTi" w:hAnsi="Calibri" w:cs="Calibri"/>
                <w:color w:val="000000" w:themeColor="text1"/>
              </w:rPr>
              <w:t>+</w:t>
            </w:r>
            <w:r w:rsidRPr="00E73367">
              <w:rPr>
                <w:rFonts w:ascii="Calibri" w:eastAsia="KaiTi" w:hAnsi="Calibri" w:cs="Calibri"/>
                <w:color w:val="000000" w:themeColor="text1"/>
              </w:rPr>
              <w:t>签名</w:t>
            </w:r>
          </w:p>
        </w:tc>
      </w:tr>
    </w:tbl>
    <w:p w:rsidR="00EC01D2" w:rsidRPr="0043583B" w:rsidRDefault="00A25083" w:rsidP="00EC01D2">
      <w:pPr>
        <w:spacing w:line="276" w:lineRule="auto"/>
        <w:jc w:val="center"/>
        <w:rPr>
          <w:rFonts w:ascii="Calibri" w:eastAsia="KaiTi" w:hAnsi="Calibri" w:cs="Calibri"/>
          <w:color w:val="000000" w:themeColor="text1"/>
          <w:sz w:val="18"/>
          <w:szCs w:val="21"/>
          <w:lang w:val="en-US"/>
        </w:rPr>
      </w:pPr>
      <w:r w:rsidRPr="0043583B">
        <w:rPr>
          <w:rFonts w:ascii="Calibri" w:eastAsia="KaiTi" w:hAnsi="Calibri" w:cs="Calibri" w:hint="eastAsia"/>
          <w:color w:val="000000" w:themeColor="text1"/>
          <w:sz w:val="18"/>
          <w:szCs w:val="21"/>
          <w:lang w:val="en-US"/>
        </w:rPr>
        <w:t>加密</w:t>
      </w:r>
      <w:r w:rsidR="00650FCD" w:rsidRPr="0043583B">
        <w:rPr>
          <w:rFonts w:ascii="Calibri" w:eastAsia="KaiTi" w:hAnsi="Calibri" w:cs="Calibri" w:hint="eastAsia"/>
          <w:color w:val="000000" w:themeColor="text1"/>
          <w:sz w:val="18"/>
          <w:szCs w:val="21"/>
          <w:lang w:val="en-US"/>
        </w:rPr>
        <w:t>和</w:t>
      </w:r>
      <w:r w:rsidRPr="0043583B">
        <w:rPr>
          <w:rFonts w:ascii="Calibri" w:eastAsia="KaiTi" w:hAnsi="Calibri" w:cs="Calibri" w:hint="eastAsia"/>
          <w:color w:val="000000" w:themeColor="text1"/>
          <w:sz w:val="18"/>
          <w:szCs w:val="21"/>
          <w:lang w:val="en-US"/>
        </w:rPr>
        <w:t>鉴别</w:t>
      </w:r>
      <w:r w:rsidR="00650FCD" w:rsidRPr="0043583B">
        <w:rPr>
          <w:rFonts w:ascii="Calibri" w:eastAsia="KaiTi" w:hAnsi="Calibri" w:cs="Calibri" w:hint="eastAsia"/>
          <w:color w:val="000000" w:themeColor="text1"/>
          <w:sz w:val="18"/>
          <w:szCs w:val="21"/>
          <w:lang w:val="en-US"/>
        </w:rPr>
        <w:t>/</w:t>
      </w:r>
      <w:r w:rsidRPr="0043583B">
        <w:rPr>
          <w:rFonts w:ascii="Calibri" w:eastAsia="KaiTi" w:hAnsi="Calibri" w:cs="Calibri" w:hint="eastAsia"/>
          <w:color w:val="000000" w:themeColor="text1"/>
          <w:sz w:val="18"/>
          <w:szCs w:val="21"/>
          <w:lang w:val="en-US"/>
        </w:rPr>
        <w:t>签名的关系：</w:t>
      </w:r>
      <w:r w:rsidR="00EC01D2" w:rsidRPr="0043583B">
        <w:rPr>
          <w:rFonts w:ascii="Calibri" w:eastAsia="KaiTi" w:hAnsi="Calibri" w:cs="Calibri"/>
          <w:color w:val="000000" w:themeColor="text1"/>
          <w:sz w:val="18"/>
          <w:szCs w:val="21"/>
          <w:lang w:val="en-US"/>
        </w:rPr>
        <w:t>对称加密提供鉴别但不提供签名，而使用发送方私钥的公钥加密同时提供鉴别和签名</w:t>
      </w:r>
    </w:p>
    <w:p w:rsidR="00D14E5A" w:rsidRDefault="006D5D70" w:rsidP="002206A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有关性质</w:t>
      </w:r>
    </w:p>
    <w:p w:rsidR="00B4700D" w:rsidRPr="00BC22ED" w:rsidRDefault="009D531B" w:rsidP="00BC22ED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弱无碰撞</w:t>
      </w:r>
      <w:r w:rsidR="00B9758D">
        <w:rPr>
          <w:rFonts w:ascii="Calibri" w:eastAsia="KaiTi" w:hAnsi="Calibri" w:cs="Calibri" w:hint="eastAsia"/>
          <w:color w:val="000000" w:themeColor="text1"/>
          <w:lang w:val="en-US"/>
        </w:rPr>
        <w:t>（抗第二原像攻击）</w:t>
      </w:r>
      <w:r w:rsidR="00BC22ED">
        <w:rPr>
          <w:rFonts w:ascii="Calibri" w:eastAsia="KaiTi" w:hAnsi="Calibri" w:cs="Calibri" w:hint="eastAsia"/>
          <w:color w:val="000000" w:themeColor="text1"/>
          <w:lang w:val="en-US"/>
        </w:rPr>
        <w:t>：给</w:t>
      </w:r>
      <w:r w:rsidR="00BC22ED" w:rsidRPr="00BC22ED">
        <w:rPr>
          <w:rFonts w:ascii="Calibri" w:eastAsia="KaiTi" w:hAnsi="Calibri" w:cs="Calibri" w:hint="eastAsia"/>
          <w:color w:val="000000" w:themeColor="text1"/>
          <w:lang w:val="en-US"/>
        </w:rPr>
        <w:t>定</w:t>
      </w:r>
      <m:oMath>
        <m:r>
          <w:rPr>
            <w:rFonts w:ascii="Cambria Math" w:eastAsia="KaiTi" w:hAnsi="Cambria Math" w:cs="Calibri" w:hint="eastAsia"/>
            <w:color w:val="000000" w:themeColor="text1"/>
            <w:lang w:val="en-US"/>
          </w:rPr>
          <m:t>x</m:t>
        </m:r>
      </m:oMath>
      <w:r w:rsidR="00BC22ED" w:rsidRPr="00BC22ED">
        <w:rPr>
          <w:rFonts w:ascii="Calibri" w:eastAsia="KaiTi" w:hAnsi="Calibri" w:cs="Calibri" w:hint="eastAsia"/>
          <w:color w:val="000000" w:themeColor="text1"/>
          <w:lang w:val="en-US"/>
        </w:rPr>
        <w:t>，很难找到</w:t>
      </w:r>
      <m:oMath>
        <m:r>
          <w:rPr>
            <w:rFonts w:ascii="Cambria Math" w:eastAsia="KaiTi" w:hAnsi="Cambria Math" w:cs="Calibri" w:hint="eastAsia"/>
            <w:color w:val="000000" w:themeColor="text1"/>
            <w:lang w:val="en-US"/>
          </w:rPr>
          <m:t>x</m:t>
        </m:r>
        <m:r>
          <w:rPr>
            <w:rFonts w:ascii="Cambria Math" w:eastAsia="KaiTi" w:hAnsi="Cambria Math" w:cs="Calibri"/>
            <w:color w:val="000000" w:themeColor="text1"/>
            <w:lang w:val="en-US"/>
          </w:rPr>
          <m:t>’</m:t>
        </m:r>
      </m:oMath>
      <w:r w:rsidR="00BC22ED" w:rsidRPr="00BC22ED">
        <w:rPr>
          <w:rFonts w:ascii="Calibri" w:eastAsia="KaiTi" w:hAnsi="Calibri" w:cs="Calibri" w:hint="eastAsia"/>
          <w:color w:val="000000" w:themeColor="text1"/>
          <w:lang w:val="en-US"/>
        </w:rPr>
        <w:t>使得</w:t>
      </w:r>
      <m:oMath>
        <m:r>
          <w:rPr>
            <w:rFonts w:ascii="Cambria Math" w:eastAsia="KaiTi" w:hAnsi="Cambria Math" w:cs="Calibri" w:hint="eastAsia"/>
            <w:color w:val="000000" w:themeColor="text1"/>
            <w:lang w:val="en-US"/>
          </w:rPr>
          <m:t>H(x)=H(x</m:t>
        </m:r>
        <m:r>
          <w:rPr>
            <w:rFonts w:ascii="Cambria Math" w:eastAsia="KaiTi" w:hAnsi="Cambria Math" w:cs="Calibri"/>
            <w:color w:val="000000" w:themeColor="text1"/>
            <w:lang w:val="en-US"/>
          </w:rPr>
          <m:t>’)</m:t>
        </m:r>
      </m:oMath>
    </w:p>
    <w:p w:rsidR="00B94F7A" w:rsidRPr="00B94F7A" w:rsidRDefault="009D531B" w:rsidP="00B94F7A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强无碰撞</w:t>
      </w:r>
      <w:r w:rsidR="00B94F7A">
        <w:rPr>
          <w:rFonts w:ascii="Calibri" w:eastAsia="KaiTi" w:hAnsi="Calibri" w:cs="Calibri" w:hint="eastAsia"/>
          <w:color w:val="000000" w:themeColor="text1"/>
          <w:lang w:val="en-US"/>
        </w:rPr>
        <w:t>：很难找到任意一对</w:t>
      </w:r>
      <m:oMath>
        <m:d>
          <m:d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eastAsia="KaiTi" w:hAnsi="Cambria Math" w:cs="Calibri" w:hint="eastAsia"/>
                <w:color w:val="000000" w:themeColor="text1"/>
                <w:lang w:val="en-US"/>
              </w:rPr>
              <m:t>x</m:t>
            </m:r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,</m:t>
            </m:r>
            <m:sSup>
              <m:sSupPr>
                <m:ctrlPr>
                  <w:rPr>
                    <w:rFonts w:ascii="Cambria Math" w:eastAsia="KaiTi" w:hAnsi="Cambria Math" w:cs="Calibri"/>
                    <w:i/>
                    <w:color w:val="000000" w:themeColor="text1"/>
                    <w:lang w:val="en-US"/>
                  </w:rPr>
                </m:ctrlPr>
              </m:sSupPr>
              <m:e>
                <m:r>
                  <w:rPr>
                    <w:rFonts w:ascii="Cambria Math" w:eastAsia="KaiTi" w:hAnsi="Cambria Math" w:cs="Calibri"/>
                    <w:color w:val="000000" w:themeColor="text1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KaiTi" w:hAnsi="Cambria Math" w:cs="Calibri"/>
                    <w:color w:val="000000" w:themeColor="text1"/>
                    <w:lang w:val="en-US"/>
                  </w:rPr>
                  <m:t>'</m:t>
                </m:r>
              </m:sup>
            </m:sSup>
          </m:e>
        </m:d>
      </m:oMath>
      <w:r w:rsidR="00B94F7A" w:rsidRPr="00BC22ED">
        <w:rPr>
          <w:rFonts w:ascii="Calibri" w:eastAsia="KaiTi" w:hAnsi="Calibri" w:cs="Calibri" w:hint="eastAsia"/>
          <w:color w:val="000000" w:themeColor="text1"/>
          <w:lang w:val="en-US"/>
        </w:rPr>
        <w:t>使得</w:t>
      </w:r>
      <m:oMath>
        <m:r>
          <w:rPr>
            <w:rFonts w:ascii="Cambria Math" w:eastAsia="KaiTi" w:hAnsi="Cambria Math" w:cs="Calibri" w:hint="eastAsia"/>
            <w:color w:val="000000" w:themeColor="text1"/>
            <w:lang w:val="en-US"/>
          </w:rPr>
          <m:t>H(x)=H(x</m:t>
        </m:r>
        <m:r>
          <w:rPr>
            <w:rFonts w:ascii="Cambria Math" w:eastAsia="KaiTi" w:hAnsi="Cambria Math" w:cs="Calibri"/>
            <w:color w:val="000000" w:themeColor="text1"/>
            <w:lang w:val="en-US"/>
          </w:rPr>
          <m:t>’)</m:t>
        </m:r>
      </m:oMath>
    </w:p>
    <w:p w:rsidR="00770EEE" w:rsidRPr="00770EEE" w:rsidRDefault="002C2E5A" w:rsidP="00770EEE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单向性</w:t>
      </w:r>
      <w:r w:rsidR="00A705E3">
        <w:rPr>
          <w:rFonts w:ascii="Calibri" w:eastAsia="KaiTi" w:hAnsi="Calibri" w:cs="Calibri" w:hint="eastAsia"/>
          <w:color w:val="000000" w:themeColor="text1"/>
          <w:lang w:val="en-US"/>
        </w:rPr>
        <w:t>（</w:t>
      </w:r>
      <w:r w:rsidR="00A705E3" w:rsidRPr="00A705E3">
        <w:rPr>
          <w:rFonts w:ascii="Calibri" w:eastAsia="KaiTi" w:hAnsi="Calibri" w:cs="Calibri"/>
          <w:color w:val="000000" w:themeColor="text1"/>
          <w:lang w:val="en-US"/>
        </w:rPr>
        <w:t>抗原像攻击</w:t>
      </w:r>
      <w:r w:rsidR="00A705E3">
        <w:rPr>
          <w:rFonts w:ascii="Calibri" w:eastAsia="KaiTi" w:hAnsi="Calibri" w:cs="Calibri" w:hint="eastAsia"/>
          <w:color w:val="000000" w:themeColor="text1"/>
          <w:lang w:val="en-US"/>
        </w:rPr>
        <w:t>）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402116">
        <w:rPr>
          <w:rFonts w:ascii="Calibri" w:eastAsia="KaiTi" w:hAnsi="Calibri" w:cs="Calibri" w:hint="eastAsia"/>
          <w:color w:val="000000" w:themeColor="text1"/>
          <w:lang w:val="en-US"/>
        </w:rPr>
        <w:t>不可</w:t>
      </w:r>
      <w:r w:rsidR="002255FC">
        <w:rPr>
          <w:rFonts w:ascii="Calibri" w:eastAsia="KaiTi" w:hAnsi="Calibri" w:cs="Calibri" w:hint="eastAsia"/>
          <w:color w:val="000000" w:themeColor="text1"/>
          <w:lang w:val="en-US"/>
        </w:rPr>
        <w:t>逆</w:t>
      </w:r>
    </w:p>
    <w:tbl>
      <w:tblPr>
        <w:tblStyle w:val="GridTable3-Accent4"/>
        <w:tblW w:w="7655" w:type="dxa"/>
        <w:jc w:val="center"/>
        <w:tblLook w:val="04A0" w:firstRow="1" w:lastRow="0" w:firstColumn="1" w:lastColumn="0" w:noHBand="0" w:noVBand="1"/>
      </w:tblPr>
      <w:tblGrid>
        <w:gridCol w:w="1134"/>
        <w:gridCol w:w="2977"/>
        <w:gridCol w:w="1645"/>
        <w:gridCol w:w="1899"/>
      </w:tblGrid>
      <w:tr w:rsidR="00663E9A" w:rsidRPr="00770EEE" w:rsidTr="00D00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  <w:hideMark/>
          </w:tcPr>
          <w:p w:rsidR="00663E9A" w:rsidRPr="00334B07" w:rsidRDefault="00663E9A" w:rsidP="00770EEE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20"/>
                <w:szCs w:val="22"/>
              </w:rPr>
            </w:pPr>
            <w:r w:rsidRPr="00334B07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20"/>
                <w:szCs w:val="22"/>
              </w:rPr>
              <w:t>伪造方式</w:t>
            </w:r>
          </w:p>
        </w:tc>
        <w:tc>
          <w:tcPr>
            <w:tcW w:w="2977" w:type="dxa"/>
            <w:hideMark/>
          </w:tcPr>
          <w:p w:rsidR="00663E9A" w:rsidRPr="00334B07" w:rsidRDefault="00663E9A" w:rsidP="00770EE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</w:pPr>
            <w:r w:rsidRPr="00334B07"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  <w:t>攻击者的目标</w:t>
            </w:r>
          </w:p>
        </w:tc>
        <w:tc>
          <w:tcPr>
            <w:tcW w:w="1645" w:type="dxa"/>
            <w:hideMark/>
          </w:tcPr>
          <w:p w:rsidR="00663E9A" w:rsidRPr="00334B07" w:rsidRDefault="00663E9A" w:rsidP="00770EE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</w:pPr>
            <w:r w:rsidRPr="00334B07"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  <w:t>利用的漏洞</w:t>
            </w:r>
          </w:p>
        </w:tc>
        <w:tc>
          <w:tcPr>
            <w:tcW w:w="1899" w:type="dxa"/>
            <w:hideMark/>
          </w:tcPr>
          <w:p w:rsidR="00663E9A" w:rsidRPr="00334B07" w:rsidRDefault="00663E9A" w:rsidP="00770EE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</w:pPr>
            <w:r w:rsidRPr="00334B07"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  <w:t>难度</w:t>
            </w:r>
          </w:p>
        </w:tc>
      </w:tr>
      <w:tr w:rsidR="00663E9A" w:rsidRPr="00770EEE" w:rsidTr="00D00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:rsidR="00663E9A" w:rsidRPr="00334B07" w:rsidRDefault="00663E9A" w:rsidP="00770EEE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20"/>
                <w:szCs w:val="22"/>
              </w:rPr>
            </w:pPr>
            <w:r w:rsidRPr="00334B07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  <w:sz w:val="20"/>
                <w:szCs w:val="22"/>
              </w:rPr>
              <w:t>方式一</w:t>
            </w:r>
          </w:p>
        </w:tc>
        <w:tc>
          <w:tcPr>
            <w:tcW w:w="2977" w:type="dxa"/>
            <w:hideMark/>
          </w:tcPr>
          <w:p w:rsidR="00663E9A" w:rsidRPr="00334B07" w:rsidRDefault="00663E9A" w:rsidP="00770EE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</w:pPr>
            <w:r w:rsidRPr="00334B07">
              <w:rPr>
                <w:rFonts w:ascii="Calibri" w:eastAsia="KaiTi" w:hAnsi="Calibri" w:cs="Calibri" w:hint="eastAsia"/>
                <w:color w:val="000000" w:themeColor="text1"/>
                <w:sz w:val="20"/>
                <w:szCs w:val="22"/>
              </w:rPr>
              <w:t>替代</w:t>
            </w:r>
            <w:r w:rsidRPr="00334B07"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  <w:t>特定已签名消息</w:t>
            </w:r>
          </w:p>
        </w:tc>
        <w:tc>
          <w:tcPr>
            <w:tcW w:w="1645" w:type="dxa"/>
            <w:hideMark/>
          </w:tcPr>
          <w:p w:rsidR="00663E9A" w:rsidRPr="00334B07" w:rsidRDefault="00663E9A" w:rsidP="00770EE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</w:pPr>
            <w:r w:rsidRPr="00334B07"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  <w:t>弱碰撞</w:t>
            </w:r>
          </w:p>
        </w:tc>
        <w:tc>
          <w:tcPr>
            <w:tcW w:w="1899" w:type="dxa"/>
            <w:hideMark/>
          </w:tcPr>
          <w:p w:rsidR="00663E9A" w:rsidRPr="00334B07" w:rsidRDefault="00663E9A" w:rsidP="00770EE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</w:pPr>
            <w:r w:rsidRPr="00334B07"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  <w:t>极难</w:t>
            </w:r>
          </w:p>
        </w:tc>
      </w:tr>
      <w:tr w:rsidR="00663E9A" w:rsidRPr="00770EEE" w:rsidTr="00D008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:rsidR="00663E9A" w:rsidRPr="00334B07" w:rsidRDefault="00663E9A" w:rsidP="00770EEE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20"/>
                <w:szCs w:val="22"/>
              </w:rPr>
            </w:pPr>
            <w:r w:rsidRPr="00334B07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  <w:sz w:val="20"/>
                <w:szCs w:val="22"/>
              </w:rPr>
              <w:t>方式二</w:t>
            </w:r>
          </w:p>
        </w:tc>
        <w:tc>
          <w:tcPr>
            <w:tcW w:w="2977" w:type="dxa"/>
            <w:hideMark/>
          </w:tcPr>
          <w:p w:rsidR="00663E9A" w:rsidRPr="00334B07" w:rsidRDefault="00663E9A" w:rsidP="00D0080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</w:pPr>
            <w:r w:rsidRPr="00334B07"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  <w:t>任意找两个碰撞消息即可</w:t>
            </w:r>
          </w:p>
        </w:tc>
        <w:tc>
          <w:tcPr>
            <w:tcW w:w="1645" w:type="dxa"/>
            <w:hideMark/>
          </w:tcPr>
          <w:p w:rsidR="00663E9A" w:rsidRPr="00334B07" w:rsidRDefault="00663E9A" w:rsidP="00770EE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</w:pPr>
            <w:r w:rsidRPr="00334B07"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  <w:t>强碰撞</w:t>
            </w:r>
          </w:p>
        </w:tc>
        <w:tc>
          <w:tcPr>
            <w:tcW w:w="1899" w:type="dxa"/>
            <w:hideMark/>
          </w:tcPr>
          <w:p w:rsidR="00663E9A" w:rsidRPr="00334B07" w:rsidRDefault="00663E9A" w:rsidP="00770EE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</w:pPr>
            <w:r w:rsidRPr="00334B07"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  <w:t>较易</w:t>
            </w:r>
            <w:r w:rsidR="00D00801">
              <w:rPr>
                <w:rFonts w:ascii="Calibri" w:eastAsia="KaiTi" w:hAnsi="Calibri" w:cs="Calibri" w:hint="eastAsia"/>
                <w:color w:val="000000" w:themeColor="text1"/>
                <w:sz w:val="20"/>
                <w:szCs w:val="22"/>
              </w:rPr>
              <w:t>（</w:t>
            </w:r>
            <w:r w:rsidR="00D00801" w:rsidRPr="001809DA">
              <w:rPr>
                <w:rFonts w:ascii="Calibri" w:eastAsia="KaiTi" w:hAnsi="Calibri" w:cs="Calibri" w:hint="eastAsia"/>
                <w:color w:val="FF0000"/>
                <w:sz w:val="20"/>
                <w:szCs w:val="22"/>
              </w:rPr>
              <w:t>生日悖论</w:t>
            </w:r>
            <w:r w:rsidR="00D00801">
              <w:rPr>
                <w:rFonts w:ascii="Calibri" w:eastAsia="KaiTi" w:hAnsi="Calibri" w:cs="Calibri" w:hint="eastAsia"/>
                <w:color w:val="000000" w:themeColor="text1"/>
                <w:sz w:val="20"/>
                <w:szCs w:val="22"/>
              </w:rPr>
              <w:t>）</w:t>
            </w:r>
          </w:p>
        </w:tc>
      </w:tr>
      <w:tr w:rsidR="00663E9A" w:rsidRPr="00770EEE" w:rsidTr="00D00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:rsidR="00663E9A" w:rsidRPr="00334B07" w:rsidRDefault="00663E9A" w:rsidP="00770EEE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20"/>
                <w:szCs w:val="22"/>
              </w:rPr>
            </w:pPr>
            <w:r w:rsidRPr="00334B07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  <w:sz w:val="20"/>
                <w:szCs w:val="22"/>
              </w:rPr>
              <w:t>方式三</w:t>
            </w:r>
          </w:p>
        </w:tc>
        <w:tc>
          <w:tcPr>
            <w:tcW w:w="2977" w:type="dxa"/>
            <w:hideMark/>
          </w:tcPr>
          <w:p w:rsidR="00663E9A" w:rsidRPr="00334B07" w:rsidRDefault="00663E9A" w:rsidP="00770EE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</w:pPr>
            <w:r w:rsidRPr="00334B07"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  <w:t>从</w:t>
            </w:r>
            <w:r w:rsidR="00B24545">
              <w:rPr>
                <w:rFonts w:ascii="Calibri" w:eastAsia="KaiTi" w:hAnsi="Calibri" w:cs="Calibri" w:hint="eastAsia"/>
                <w:color w:val="000000" w:themeColor="text1"/>
                <w:sz w:val="20"/>
                <w:szCs w:val="22"/>
              </w:rPr>
              <w:t>散列</w:t>
            </w:r>
            <w:r w:rsidRPr="00334B07"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  <w:t>值反推</w:t>
            </w:r>
            <w:r w:rsidRPr="00334B07">
              <w:rPr>
                <w:rFonts w:ascii="Calibri" w:eastAsia="KaiTi" w:hAnsi="Calibri" w:cs="Calibri" w:hint="eastAsia"/>
                <w:color w:val="000000" w:themeColor="text1"/>
                <w:sz w:val="20"/>
                <w:szCs w:val="22"/>
              </w:rPr>
              <w:t>秘密值</w:t>
            </w:r>
            <m:oMath>
              <m:r>
                <w:rPr>
                  <w:rFonts w:ascii="Cambria Math" w:eastAsia="KaiTi" w:hAnsi="Cambria Math" w:cs="Calibri"/>
                  <w:color w:val="000000" w:themeColor="text1"/>
                  <w:sz w:val="20"/>
                  <w:szCs w:val="22"/>
                </w:rPr>
                <m:t>S</m:t>
              </m:r>
            </m:oMath>
          </w:p>
        </w:tc>
        <w:tc>
          <w:tcPr>
            <w:tcW w:w="1645" w:type="dxa"/>
            <w:hideMark/>
          </w:tcPr>
          <w:p w:rsidR="00663E9A" w:rsidRPr="00334B07" w:rsidRDefault="00663E9A" w:rsidP="00770EE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</w:pPr>
            <w:r w:rsidRPr="00334B07"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  <w:t>函数可逆</w:t>
            </w:r>
          </w:p>
        </w:tc>
        <w:tc>
          <w:tcPr>
            <w:tcW w:w="1899" w:type="dxa"/>
            <w:hideMark/>
          </w:tcPr>
          <w:p w:rsidR="00663E9A" w:rsidRPr="00334B07" w:rsidRDefault="00663E9A" w:rsidP="00770EE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</w:pPr>
            <w:r w:rsidRPr="00334B07">
              <w:rPr>
                <w:rFonts w:ascii="Calibri" w:eastAsia="KaiTi" w:hAnsi="Calibri" w:cs="Calibri"/>
                <w:color w:val="000000" w:themeColor="text1"/>
                <w:sz w:val="20"/>
                <w:szCs w:val="22"/>
              </w:rPr>
              <w:t>取决于算法设计</w:t>
            </w:r>
          </w:p>
        </w:tc>
      </w:tr>
    </w:tbl>
    <w:p w:rsidR="00D96E64" w:rsidRPr="00C65F20" w:rsidRDefault="00E07FCF" w:rsidP="002679F6">
      <w:pPr>
        <w:pStyle w:val="ListParagraph"/>
        <w:numPr>
          <w:ilvl w:val="0"/>
          <w:numId w:val="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生日悖论</w:t>
      </w:r>
      <w:r w:rsidR="00CA0981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m:oMath>
        <m:r>
          <w:rPr>
            <w:rFonts w:ascii="Cambria Math" w:eastAsia="KaiTi" w:hAnsi="Cambria Math" w:cs="Calibri" w:hint="eastAsia"/>
            <w:color w:val="000000" w:themeColor="text1"/>
            <w:lang w:val="en-US"/>
          </w:rPr>
          <m:t>H</m:t>
        </m:r>
      </m:oMath>
      <w:r w:rsidR="005175E9">
        <w:rPr>
          <w:rFonts w:ascii="Calibri" w:eastAsia="KaiTi" w:hAnsi="Calibri" w:cs="Calibri" w:hint="eastAsia"/>
          <w:color w:val="000000" w:themeColor="text1"/>
          <w:lang w:val="en-US"/>
        </w:rPr>
        <w:t>有</w:t>
      </w:r>
      <m:oMath>
        <m:r>
          <w:rPr>
            <w:rFonts w:ascii="Cambria Math" w:eastAsia="KaiTi" w:hAnsi="Cambria Math" w:cs="Calibri" w:hint="eastAsia"/>
            <w:color w:val="000000" w:themeColor="text1"/>
            <w:lang w:val="en-US"/>
          </w:rPr>
          <m:t>n</m:t>
        </m:r>
      </m:oMath>
      <w:r w:rsidR="005175E9">
        <w:rPr>
          <w:rFonts w:ascii="Calibri" w:eastAsia="KaiTi" w:hAnsi="Calibri" w:cs="Calibri" w:hint="eastAsia"/>
          <w:color w:val="000000" w:themeColor="text1"/>
          <w:lang w:val="en-US"/>
        </w:rPr>
        <w:t>种可能</w:t>
      </w:r>
      <w:r w:rsidR="00113A2F">
        <w:rPr>
          <w:rFonts w:ascii="Calibri" w:eastAsia="KaiTi" w:hAnsi="Calibri" w:cs="Calibri" w:hint="eastAsia"/>
          <w:color w:val="000000" w:themeColor="text1"/>
          <w:lang w:val="en-US"/>
        </w:rPr>
        <w:t>的输</w:t>
      </w:r>
      <w:r w:rsidR="005175E9">
        <w:rPr>
          <w:rFonts w:ascii="Calibri" w:eastAsia="KaiTi" w:hAnsi="Calibri" w:cs="Calibri" w:hint="eastAsia"/>
          <w:color w:val="000000" w:themeColor="text1"/>
          <w:lang w:val="en-US"/>
        </w:rPr>
        <w:t>出</w:t>
      </w:r>
      <w:r w:rsidR="00626514">
        <w:rPr>
          <w:rFonts w:ascii="Calibri" w:eastAsia="KaiTi" w:hAnsi="Calibri" w:cs="Calibri" w:hint="eastAsia"/>
          <w:color w:val="000000" w:themeColor="text1"/>
          <w:lang w:val="en-US"/>
        </w:rPr>
        <w:t>，现有</w:t>
      </w:r>
      <m:oMath>
        <m:r>
          <w:rPr>
            <w:rFonts w:ascii="Cambria Math" w:eastAsia="KaiTi" w:hAnsi="Cambria Math" w:cs="Calibri"/>
            <w:color w:val="000000" w:themeColor="text1"/>
            <w:lang w:val="en-US"/>
          </w:rPr>
          <m:t>m</m:t>
        </m:r>
      </m:oMath>
      <w:r w:rsidR="00626514" w:rsidRPr="00626514">
        <w:rPr>
          <w:rFonts w:ascii="Calibri" w:eastAsia="KaiTi" w:hAnsi="Calibri" w:cs="Calibri" w:hint="eastAsia"/>
          <w:color w:val="000000" w:themeColor="text1"/>
          <w:lang w:val="en-US"/>
        </w:rPr>
        <w:t>个</w:t>
      </w:r>
      <w:r w:rsidR="00626514">
        <w:rPr>
          <w:rFonts w:ascii="Calibri" w:eastAsia="KaiTi" w:hAnsi="Calibri" w:cs="Calibri" w:hint="eastAsia"/>
          <w:color w:val="000000" w:themeColor="text1"/>
          <w:lang w:val="en-US"/>
        </w:rPr>
        <w:t>输入</w:t>
      </w:r>
      <m:oMath>
        <m:sSub>
          <m:sSub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="KaiTi" w:hAnsi="Cambria Math" w:cs="Calibri" w:hint="eastAsia"/>
                <w:color w:val="000000" w:themeColor="text1"/>
                <w:lang w:val="en-US"/>
              </w:rPr>
              <m:t>x</m:t>
            </m:r>
            <m:ctrlPr>
              <w:rPr>
                <w:rFonts w:ascii="Cambria Math" w:eastAsia="KaiTi" w:hAnsi="Cambria Math" w:cs="Calibri" w:hint="eastAsia"/>
                <w:i/>
                <w:color w:val="000000" w:themeColor="text1"/>
                <w:lang w:val="en-US"/>
              </w:rPr>
            </m:ctrlPr>
          </m:e>
          <m:sub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1</m:t>
            </m:r>
          </m:sub>
        </m:sSub>
        <m:r>
          <w:rPr>
            <w:rFonts w:ascii="Cambria Math" w:eastAsia="KaiTi" w:hAnsi="Cambria Math" w:cs="Calibri"/>
            <w:color w:val="000000" w:themeColor="text1"/>
            <w:lang w:val="en-US"/>
          </w:rPr>
          <m:t>,</m:t>
        </m:r>
        <m:sSub>
          <m:sSub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x</m:t>
            </m:r>
          </m:e>
          <m:sub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2</m:t>
            </m:r>
          </m:sub>
        </m:sSub>
        <m:r>
          <w:rPr>
            <w:rFonts w:ascii="Cambria Math" w:eastAsia="KaiTi" w:hAnsi="Cambria Math" w:cs="Calibri"/>
            <w:color w:val="000000" w:themeColor="text1"/>
            <w:lang w:val="en-US"/>
          </w:rPr>
          <m:t>,…,</m:t>
        </m:r>
        <m:sSub>
          <m:sSub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x</m:t>
            </m:r>
          </m:e>
          <m:sub>
            <m:r>
              <w:rPr>
                <w:rFonts w:ascii="Cambria Math" w:eastAsia="KaiTi" w:hAnsi="Cambria Math" w:cs="Calibri" w:hint="eastAsia"/>
                <w:color w:val="000000" w:themeColor="text1"/>
                <w:lang w:val="en-US"/>
              </w:rPr>
              <m:t>m</m:t>
            </m:r>
          </m:sub>
        </m:sSub>
      </m:oMath>
      <w:r w:rsidR="00113A2F" w:rsidRPr="00626514"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="00D4797B">
        <w:rPr>
          <w:rFonts w:ascii="Calibri" w:eastAsia="KaiTi" w:hAnsi="Calibri" w:cs="Calibri" w:hint="eastAsia"/>
          <w:color w:val="000000" w:themeColor="text1"/>
          <w:lang w:val="en-US"/>
        </w:rPr>
        <w:t>且</w:t>
      </w:r>
      <w:r w:rsidR="009C070D">
        <w:rPr>
          <w:rFonts w:ascii="Calibri" w:eastAsia="KaiTi" w:hAnsi="Calibri" w:cs="Calibri"/>
          <w:color w:val="000000" w:themeColor="text1"/>
          <w:lang w:val="en-US"/>
        </w:rPr>
        <w:t>事件存在</w:t>
      </w:r>
      <m:oMath>
        <m:r>
          <w:rPr>
            <w:rFonts w:ascii="Cambria Math" w:eastAsia="KaiTi" w:hAnsi="Cambria Math" w:cs="Calibri"/>
            <w:color w:val="000000" w:themeColor="text1"/>
            <w:lang w:val="en-US"/>
          </w:rPr>
          <m:t>i≠j,</m:t>
        </m:r>
        <m:sSub>
          <m:sSub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H(</m:t>
            </m:r>
            <m:r>
              <w:rPr>
                <w:rFonts w:ascii="Cambria Math" w:eastAsia="KaiTi" w:hAnsi="Cambria Math" w:cs="Calibri" w:hint="eastAsia"/>
                <w:color w:val="000000" w:themeColor="text1"/>
                <w:lang w:val="en-US"/>
              </w:rPr>
              <m:t>x</m:t>
            </m:r>
            <m:ctrlPr>
              <w:rPr>
                <w:rFonts w:ascii="Cambria Math" w:eastAsia="KaiTi" w:hAnsi="Cambria Math" w:cs="Calibri" w:hint="eastAsia"/>
                <w:i/>
                <w:color w:val="000000" w:themeColor="text1"/>
                <w:lang w:val="en-US"/>
              </w:rPr>
            </m:ctrlPr>
          </m:e>
          <m:sub>
            <m:r>
              <w:rPr>
                <w:rFonts w:ascii="Cambria Math" w:eastAsia="KaiTi" w:hAnsi="Cambria Math" w:cs="Calibri" w:hint="eastAsia"/>
                <w:color w:val="000000" w:themeColor="text1"/>
                <w:lang w:val="en-US"/>
              </w:rPr>
              <m:t>i</m:t>
            </m:r>
          </m:sub>
        </m:sSub>
        <m:r>
          <w:rPr>
            <w:rFonts w:ascii="Cambria Math" w:eastAsia="KaiTi" w:hAnsi="Cambria Math" w:cs="Calibri"/>
            <w:color w:val="000000" w:themeColor="text1"/>
            <w:lang w:val="en-US"/>
          </w:rPr>
          <m:t>)=H(</m:t>
        </m:r>
        <m:sSub>
          <m:sSub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x</m:t>
            </m:r>
          </m:e>
          <m:sub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j</m:t>
            </m:r>
          </m:sub>
        </m:sSub>
        <m:r>
          <w:rPr>
            <w:rFonts w:ascii="Cambria Math" w:eastAsia="KaiTi" w:hAnsi="Cambria Math" w:cs="Calibri"/>
            <w:color w:val="000000" w:themeColor="text1"/>
            <w:lang w:val="en-US"/>
          </w:rPr>
          <m:t>)</m:t>
        </m:r>
      </m:oMath>
      <w:r w:rsidR="009C070D">
        <w:rPr>
          <w:rFonts w:ascii="Cambria Math" w:eastAsia="KaiTi" w:hAnsi="Cambria Math" w:cs="Calibri" w:hint="eastAsia"/>
          <w:iCs/>
          <w:color w:val="000000" w:themeColor="text1"/>
          <w:lang w:val="en-US"/>
        </w:rPr>
        <w:t>的概率不低于</w:t>
      </w:r>
      <w:r w:rsidR="009C070D">
        <w:rPr>
          <w:rFonts w:ascii="Cambria Math" w:eastAsia="KaiTi" w:hAnsi="Cambria Math" w:cs="Calibri" w:hint="eastAsia"/>
          <w:iCs/>
          <w:color w:val="000000" w:themeColor="text1"/>
          <w:lang w:val="en-US"/>
        </w:rPr>
        <w:t>0.5</w:t>
      </w:r>
      <w:r w:rsidR="009C070D">
        <w:rPr>
          <w:rFonts w:ascii="Cambria Math" w:eastAsia="KaiTi" w:hAnsi="Cambria Math" w:cs="Calibri" w:hint="eastAsia"/>
          <w:iCs/>
          <w:color w:val="000000" w:themeColor="text1"/>
          <w:lang w:val="en-US"/>
        </w:rPr>
        <w:t>，</w:t>
      </w:r>
      <w:r w:rsidR="002679F6">
        <w:rPr>
          <w:rFonts w:ascii="Cambria Math" w:eastAsia="KaiTi" w:hAnsi="Cambria Math" w:cs="Calibri" w:hint="eastAsia"/>
          <w:iCs/>
          <w:color w:val="000000" w:themeColor="text1"/>
          <w:lang w:val="en-US"/>
        </w:rPr>
        <w:t>求</w:t>
      </w:r>
      <m:oMath>
        <m:r>
          <w:rPr>
            <w:rFonts w:ascii="Cambria Math" w:eastAsia="KaiTi" w:hAnsi="Cambria Math" w:cs="Calibri"/>
            <w:color w:val="000000" w:themeColor="text1"/>
            <w:lang w:val="en-US"/>
          </w:rPr>
          <m:t>m</m:t>
        </m:r>
      </m:oMath>
      <w:r w:rsidR="00A75BCB">
        <w:rPr>
          <w:rFonts w:ascii="Cambria Math" w:eastAsia="KaiTi" w:hAnsi="Cambria Math" w:cs="Calibri" w:hint="eastAsia"/>
          <w:color w:val="000000" w:themeColor="text1"/>
          <w:lang w:val="en-US"/>
        </w:rPr>
        <w:t>的最小值</w:t>
      </w:r>
    </w:p>
    <w:p w:rsidR="004A6467" w:rsidRDefault="004A6467" w:rsidP="004A6467">
      <w:pPr>
        <w:spacing w:line="276" w:lineRule="auto"/>
        <w:jc w:val="center"/>
        <w:rPr>
          <w:rFonts w:ascii="Calibri" w:eastAsia="KaiTi" w:hAnsi="Calibri" w:cs="Calibri"/>
          <w:color w:val="000000" w:themeColor="text1"/>
          <w:lang w:val="en-US"/>
        </w:rPr>
      </w:pPr>
      <w:r w:rsidRPr="004A6467">
        <w:rPr>
          <w:rFonts w:ascii="Calibri" w:eastAsia="KaiTi" w:hAnsi="Calibri" w:cs="Calibri"/>
          <w:noProof/>
          <w:color w:val="000000" w:themeColor="text1"/>
          <w:lang w:val="en-US"/>
        </w:rPr>
        <w:drawing>
          <wp:inline distT="0" distB="0" distL="0" distR="0" wp14:anchorId="19E51267" wp14:editId="082AD575">
            <wp:extent cx="2046157" cy="1849839"/>
            <wp:effectExtent l="0" t="0" r="0" b="4445"/>
            <wp:docPr id="68824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42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8576" cy="198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F09" w:rsidRPr="0043583B" w:rsidRDefault="00BF7F09" w:rsidP="004A6467">
      <w:pPr>
        <w:spacing w:line="276" w:lineRule="auto"/>
        <w:jc w:val="center"/>
        <w:rPr>
          <w:rFonts w:ascii="Calibri" w:eastAsia="KaiTi" w:hAnsi="Calibri" w:cs="Calibri"/>
          <w:color w:val="000000" w:themeColor="text1"/>
          <w:lang w:val="en-US"/>
        </w:rPr>
      </w:pPr>
      <m:oMath>
        <m:r>
          <w:rPr>
            <w:rFonts w:ascii="Cambria Math" w:eastAsia="KaiTi" w:hAnsi="Cambria Math" w:cs="Calibri"/>
            <w:color w:val="000000" w:themeColor="text1"/>
            <w:sz w:val="18"/>
            <w:szCs w:val="21"/>
            <w:lang w:val="en-US"/>
          </w:rPr>
          <m:t>m</m:t>
        </m:r>
      </m:oMath>
      <w:r w:rsidRPr="0043583B">
        <w:rPr>
          <w:rFonts w:ascii="Calibri" w:eastAsia="KaiTi" w:hAnsi="Calibri" w:cs="Calibri" w:hint="eastAsia"/>
          <w:color w:val="000000" w:themeColor="text1"/>
          <w:sz w:val="18"/>
          <w:szCs w:val="21"/>
          <w:lang w:val="en-US"/>
        </w:rPr>
        <w:t>大概是</w:t>
      </w:r>
      <m:oMath>
        <m:rad>
          <m:radPr>
            <m:degHide m:val="1"/>
            <m:ctrlPr>
              <w:rPr>
                <w:rFonts w:ascii="Cambria Math" w:eastAsia="KaiTi" w:hAnsi="Cambria Math" w:cs="Calibri"/>
                <w:i/>
                <w:color w:val="000000" w:themeColor="text1"/>
                <w:sz w:val="18"/>
                <w:szCs w:val="21"/>
                <w:lang w:val="en-US"/>
              </w:rPr>
            </m:ctrlPr>
          </m:radPr>
          <m:deg/>
          <m:e>
            <m:r>
              <w:rPr>
                <w:rFonts w:ascii="Cambria Math" w:eastAsia="KaiTi" w:hAnsi="Cambria Math" w:cs="Calibri"/>
                <w:color w:val="000000" w:themeColor="text1"/>
                <w:sz w:val="18"/>
                <w:szCs w:val="21"/>
                <w:lang w:val="en-US"/>
              </w:rPr>
              <m:t>n</m:t>
            </m:r>
          </m:e>
        </m:rad>
      </m:oMath>
      <w:r w:rsidRPr="0043583B">
        <w:rPr>
          <w:rFonts w:ascii="Calibri" w:eastAsia="KaiTi" w:hAnsi="Calibri" w:cs="Calibri" w:hint="eastAsia"/>
          <w:color w:val="000000" w:themeColor="text1"/>
          <w:sz w:val="18"/>
          <w:szCs w:val="21"/>
          <w:lang w:val="en-US"/>
        </w:rPr>
        <w:t>这个量级，可见散列函数的输出必须要足够</w:t>
      </w:r>
      <w:r w:rsidR="00662A56" w:rsidRPr="0043583B">
        <w:rPr>
          <w:rFonts w:ascii="Calibri" w:eastAsia="KaiTi" w:hAnsi="Calibri" w:cs="Calibri" w:hint="eastAsia"/>
          <w:color w:val="000000" w:themeColor="text1"/>
          <w:sz w:val="18"/>
          <w:szCs w:val="21"/>
          <w:lang w:val="en-US"/>
        </w:rPr>
        <w:t>多样</w:t>
      </w:r>
      <w:r w:rsidR="0043583B" w:rsidRPr="0043583B">
        <w:rPr>
          <w:rFonts w:ascii="Calibri" w:eastAsia="KaiTi" w:hAnsi="Calibri" w:cs="Calibri" w:hint="eastAsia"/>
          <w:color w:val="000000" w:themeColor="text1"/>
          <w:sz w:val="18"/>
          <w:szCs w:val="21"/>
          <w:lang w:val="en-US"/>
        </w:rPr>
        <w:t>（散列码要足够长）</w:t>
      </w:r>
    </w:p>
    <w:p w:rsidR="00D14E5A" w:rsidRDefault="00D14E5A" w:rsidP="002206A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lastRenderedPageBreak/>
        <w:t>构造方法</w:t>
      </w:r>
      <w:r w:rsidR="007C1D15">
        <w:rPr>
          <w:rFonts w:ascii="Calibri" w:eastAsia="KaiTi" w:hAnsi="Calibri" w:cs="Calibri" w:hint="eastAsia"/>
          <w:color w:val="000000" w:themeColor="text1"/>
          <w:lang w:val="en-US"/>
        </w:rPr>
        <w:t>：一般为直接设计</w:t>
      </w:r>
      <w:r w:rsidR="000123F5">
        <w:rPr>
          <w:rFonts w:ascii="Calibri" w:eastAsia="KaiTi" w:hAnsi="Calibri" w:cs="Calibri" w:hint="eastAsia"/>
          <w:color w:val="000000" w:themeColor="text1"/>
          <w:lang w:val="en-US"/>
        </w:rPr>
        <w:t>，基于</w:t>
      </w:r>
      <w:r w:rsidR="00D46B02" w:rsidRPr="00D46B02">
        <w:rPr>
          <w:rFonts w:ascii="Calibri" w:eastAsia="KaiTi" w:hAnsi="Calibri" w:cs="Calibri"/>
          <w:color w:val="000000" w:themeColor="text1"/>
          <w:lang w:val="en-US"/>
        </w:rPr>
        <w:t>Merkle-Damgård</w:t>
      </w:r>
      <w:r w:rsidR="000123F5">
        <w:rPr>
          <w:rFonts w:ascii="Calibri" w:eastAsia="KaiTi" w:hAnsi="Calibri" w:cs="Calibri" w:hint="eastAsia"/>
          <w:color w:val="000000" w:themeColor="text1"/>
          <w:lang w:val="en-US"/>
        </w:rPr>
        <w:t>结构</w:t>
      </w:r>
    </w:p>
    <w:p w:rsidR="00F76DB8" w:rsidRPr="00304B1F" w:rsidRDefault="00F76DB8" w:rsidP="00304B1F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消息分块</w:t>
      </w:r>
      <w:r w:rsidR="00304B1F">
        <w:rPr>
          <w:rFonts w:ascii="Calibri" w:eastAsia="KaiTi" w:hAnsi="Calibri" w:cs="Calibri"/>
          <w:color w:val="000000" w:themeColor="text1"/>
          <w:lang w:val="en-US"/>
        </w:rPr>
        <w:t>为</w:t>
      </w:r>
      <m:oMath>
        <m:sSub>
          <m:sSub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Y</m:t>
            </m:r>
          </m:e>
          <m:sub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i</m:t>
            </m:r>
          </m:sub>
        </m:sSub>
      </m:oMath>
      <w:r w:rsidRPr="00304B1F">
        <w:rPr>
          <w:rFonts w:ascii="Calibri" w:eastAsia="KaiTi" w:hAnsi="Calibri" w:cs="Calibri"/>
          <w:color w:val="000000" w:themeColor="text1"/>
          <w:lang w:val="en-US"/>
        </w:rPr>
        <w:t>，</w:t>
      </w:r>
      <w:r w:rsidRPr="00304B1F">
        <w:rPr>
          <w:rFonts w:ascii="Calibri" w:eastAsia="KaiTi" w:hAnsi="Calibri" w:cs="Calibri" w:hint="eastAsia"/>
          <w:color w:val="000000" w:themeColor="text1"/>
          <w:lang w:val="en-US"/>
        </w:rPr>
        <w:t>最后一块</w:t>
      </w:r>
      <w:r w:rsidRPr="00304B1F">
        <w:rPr>
          <w:rFonts w:ascii="Calibri" w:eastAsia="KaiTi" w:hAnsi="Calibri" w:cs="Calibri" w:hint="eastAsia"/>
          <w:color w:val="000000" w:themeColor="text1"/>
          <w:lang w:val="en-US"/>
        </w:rPr>
        <w:t>padding</w:t>
      </w:r>
      <w:r w:rsidRPr="00304B1F">
        <w:rPr>
          <w:rFonts w:ascii="Calibri" w:eastAsia="KaiTi" w:hAnsi="Calibri" w:cs="Calibri" w:hint="eastAsia"/>
          <w:color w:val="000000" w:themeColor="text1"/>
          <w:lang w:val="en-US"/>
        </w:rPr>
        <w:t>消息长度</w:t>
      </w:r>
    </w:p>
    <w:p w:rsidR="00AB0342" w:rsidRPr="00AB0342" w:rsidRDefault="00304B1F" w:rsidP="00AB0342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设置初始值</w:t>
      </w:r>
      <m:oMath>
        <m:r>
          <w:rPr>
            <w:rFonts w:ascii="Cambria Math" w:eastAsia="KaiTi" w:hAnsi="Cambria Math" w:cs="Calibri" w:hint="eastAsia"/>
            <w:color w:val="000000" w:themeColor="text1"/>
            <w:lang w:val="en-US"/>
          </w:rPr>
          <m:t>C</m:t>
        </m:r>
        <m:sSub>
          <m:sSub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="KaiTi" w:hAnsi="Cambria Math" w:cs="Calibri" w:hint="eastAsia"/>
                <w:color w:val="000000" w:themeColor="text1"/>
                <w:lang w:val="en-US"/>
              </w:rPr>
              <m:t>V</m:t>
            </m:r>
            <m:ctrlPr>
              <w:rPr>
                <w:rFonts w:ascii="Cambria Math" w:eastAsia="KaiTi" w:hAnsi="Cambria Math" w:cs="Calibri" w:hint="eastAsia"/>
                <w:i/>
                <w:color w:val="000000" w:themeColor="text1"/>
                <w:lang w:val="en-US"/>
              </w:rPr>
            </m:ctrlPr>
          </m:e>
          <m:sub>
            <m:r>
              <w:rPr>
                <w:rFonts w:ascii="Cambria Math" w:eastAsia="KaiTi" w:hAnsi="Cambria Math" w:cs="Calibri" w:hint="eastAsia"/>
                <w:color w:val="000000" w:themeColor="text1"/>
                <w:lang w:val="en-US"/>
              </w:rPr>
              <m:t>0</m:t>
            </m:r>
          </m:sub>
        </m:sSub>
      </m:oMath>
    </w:p>
    <w:p w:rsidR="00AB0342" w:rsidRPr="00AB0342" w:rsidRDefault="00304B1F" w:rsidP="00AB0342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/>
          <w:color w:val="000000" w:themeColor="text1"/>
          <w:lang w:val="en-US"/>
        </w:rPr>
        <w:t>压缩函数</w:t>
      </w:r>
      <m:oMath>
        <m:r>
          <w:rPr>
            <w:rFonts w:ascii="Cambria Math" w:eastAsia="KaiTi" w:hAnsi="Cambria Math" w:cs="Calibri"/>
            <w:color w:val="000000" w:themeColor="text1"/>
            <w:lang w:val="en-US"/>
          </w:rPr>
          <m:t>C</m:t>
        </m:r>
        <m:sSub>
          <m:sSub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V</m:t>
            </m:r>
          </m:e>
          <m:sub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i</m:t>
            </m:r>
          </m:sub>
        </m:sSub>
        <m:r>
          <w:rPr>
            <w:rFonts w:ascii="Cambria Math" w:eastAsia="KaiTi" w:hAnsi="Cambria Math" w:cs="Calibri"/>
            <w:color w:val="000000" w:themeColor="text1"/>
            <w:lang w:val="en-US"/>
          </w:rPr>
          <m:t>=</m:t>
        </m:r>
        <m:r>
          <w:rPr>
            <w:rFonts w:ascii="Cambria Math" w:eastAsia="KaiTi" w:hAnsi="Cambria Math" w:cs="Calibri" w:hint="eastAsia"/>
            <w:color w:val="000000" w:themeColor="text1"/>
            <w:lang w:val="en-US"/>
          </w:rPr>
          <m:t>f</m:t>
        </m:r>
        <m:d>
          <m:d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C</m:t>
            </m:r>
            <m:sSub>
              <m:sSubPr>
                <m:ctrlPr>
                  <w:rPr>
                    <w:rFonts w:ascii="Cambria Math" w:eastAsia="KaiTi" w:hAnsi="Cambria Math" w:cs="Calibri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eastAsia="KaiTi" w:hAnsi="Cambria Math" w:cs="Calibri"/>
                    <w:color w:val="000000" w:themeColor="text1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="KaiTi" w:hAnsi="Cambria Math" w:cs="Calibri"/>
                    <w:color w:val="000000" w:themeColor="text1"/>
                    <w:lang w:val="en-US"/>
                  </w:rPr>
                  <m:t>i</m:t>
                </m:r>
                <m:r>
                  <w:rPr>
                    <w:rFonts w:ascii="Cambria Math" w:eastAsia="KaiTi" w:hAnsi="Cambria Math" w:cs="Calibri"/>
                    <w:color w:val="000000" w:themeColor="text1"/>
                    <w:lang w:val="en-US"/>
                  </w:rPr>
                  <m:t>-1</m:t>
                </m:r>
              </m:sub>
            </m:sSub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,</m:t>
            </m:r>
            <m:sSub>
              <m:sSubPr>
                <m:ctrlPr>
                  <w:rPr>
                    <w:rFonts w:ascii="Cambria Math" w:eastAsia="KaiTi" w:hAnsi="Cambria Math" w:cs="Calibri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eastAsia="KaiTi" w:hAnsi="Cambria Math" w:cs="Calibri"/>
                    <w:color w:val="000000" w:themeColor="text1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="KaiTi" w:hAnsi="Cambria Math" w:cs="Calibri"/>
                    <w:color w:val="000000" w:themeColor="text1"/>
                    <w:lang w:val="en-US"/>
                  </w:rPr>
                  <m:t>i</m:t>
                </m:r>
                <m:r>
                  <w:rPr>
                    <w:rFonts w:ascii="Cambria Math" w:eastAsia="KaiTi" w:hAnsi="Cambria Math" w:cs="Calibri"/>
                    <w:color w:val="000000" w:themeColor="text1"/>
                    <w:lang w:val="en-US"/>
                  </w:rPr>
                  <m:t>-1</m:t>
                </m:r>
              </m:sub>
            </m:sSub>
          </m:e>
        </m:d>
      </m:oMath>
    </w:p>
    <w:p w:rsidR="00304B1F" w:rsidRDefault="00E703B8" w:rsidP="00F76DB8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最后产生的</w:t>
      </w:r>
      <m:oMath>
        <m:r>
          <w:rPr>
            <w:rFonts w:ascii="Cambria Math" w:eastAsia="KaiTi" w:hAnsi="Cambria Math" w:cs="Calibri" w:hint="eastAsia"/>
            <w:color w:val="000000" w:themeColor="text1"/>
            <w:lang w:val="en-US"/>
          </w:rPr>
          <m:t>CV</m:t>
        </m:r>
      </m:oMath>
      <w:r>
        <w:rPr>
          <w:rFonts w:ascii="Calibri" w:eastAsia="KaiTi" w:hAnsi="Calibri" w:cs="Calibri" w:hint="eastAsia"/>
          <w:color w:val="000000" w:themeColor="text1"/>
          <w:lang w:val="en-US"/>
        </w:rPr>
        <w:t>为散列值</w:t>
      </w:r>
    </w:p>
    <w:p w:rsidR="00D14E5A" w:rsidRDefault="00D14E5A" w:rsidP="002206A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D14E5A">
        <w:rPr>
          <w:rFonts w:ascii="Calibri" w:eastAsia="KaiTi" w:hAnsi="Calibri" w:cs="Calibri"/>
          <w:color w:val="000000" w:themeColor="text1"/>
          <w:lang w:val="en-US"/>
        </w:rPr>
        <w:t>经典散列算法</w:t>
      </w:r>
      <w:r w:rsidR="005F7E98">
        <w:rPr>
          <w:rFonts w:ascii="Calibri" w:eastAsia="KaiTi" w:hAnsi="Calibri" w:cs="Calibri" w:hint="eastAsia"/>
          <w:color w:val="000000" w:themeColor="text1"/>
          <w:lang w:val="en-US"/>
        </w:rPr>
        <w:t>的名称和特点</w:t>
      </w:r>
    </w:p>
    <w:tbl>
      <w:tblPr>
        <w:tblStyle w:val="GridTable3-Accent4"/>
        <w:tblW w:w="8789" w:type="dxa"/>
        <w:tblLook w:val="04A0" w:firstRow="1" w:lastRow="0" w:firstColumn="1" w:lastColumn="0" w:noHBand="0" w:noVBand="1"/>
      </w:tblPr>
      <w:tblGrid>
        <w:gridCol w:w="1418"/>
        <w:gridCol w:w="1446"/>
        <w:gridCol w:w="1943"/>
        <w:gridCol w:w="2606"/>
        <w:gridCol w:w="1376"/>
      </w:tblGrid>
      <w:tr w:rsidR="00D46B02" w:rsidRPr="00D46B02" w:rsidTr="00404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8" w:type="dxa"/>
            <w:vAlign w:val="center"/>
            <w:hideMark/>
          </w:tcPr>
          <w:p w:rsidR="00D46B02" w:rsidRPr="00D46B02" w:rsidRDefault="00D46B02" w:rsidP="00B52CCA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D46B02"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  <w:t>算法</w:t>
            </w:r>
          </w:p>
        </w:tc>
        <w:tc>
          <w:tcPr>
            <w:tcW w:w="1446" w:type="dxa"/>
            <w:vAlign w:val="center"/>
            <w:hideMark/>
          </w:tcPr>
          <w:p w:rsidR="00D46B02" w:rsidRPr="00D46B02" w:rsidRDefault="00D46B02" w:rsidP="00B52CC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D46B02">
              <w:rPr>
                <w:rFonts w:ascii="Calibri" w:eastAsia="KaiTi" w:hAnsi="Calibri" w:cs="Calibri"/>
                <w:color w:val="000000" w:themeColor="text1"/>
              </w:rPr>
              <w:t>输出位数</w:t>
            </w:r>
          </w:p>
        </w:tc>
        <w:tc>
          <w:tcPr>
            <w:tcW w:w="1943" w:type="dxa"/>
            <w:vAlign w:val="center"/>
            <w:hideMark/>
          </w:tcPr>
          <w:p w:rsidR="00D46B02" w:rsidRPr="00D46B02" w:rsidRDefault="00D46B02" w:rsidP="00B52CC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D46B02">
              <w:rPr>
                <w:rFonts w:ascii="Calibri" w:eastAsia="KaiTi" w:hAnsi="Calibri" w:cs="Calibri"/>
                <w:color w:val="000000" w:themeColor="text1"/>
              </w:rPr>
              <w:t>核心结构</w:t>
            </w:r>
          </w:p>
        </w:tc>
        <w:tc>
          <w:tcPr>
            <w:tcW w:w="0" w:type="auto"/>
            <w:vAlign w:val="center"/>
            <w:hideMark/>
          </w:tcPr>
          <w:p w:rsidR="00D46B02" w:rsidRPr="00D46B02" w:rsidRDefault="00D46B02" w:rsidP="00B52CC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D46B02">
              <w:rPr>
                <w:rFonts w:ascii="Calibri" w:eastAsia="KaiTi" w:hAnsi="Calibri" w:cs="Calibri"/>
                <w:color w:val="000000" w:themeColor="text1"/>
              </w:rPr>
              <w:t>特点</w:t>
            </w:r>
          </w:p>
        </w:tc>
        <w:tc>
          <w:tcPr>
            <w:tcW w:w="1376" w:type="dxa"/>
            <w:vAlign w:val="center"/>
            <w:hideMark/>
          </w:tcPr>
          <w:p w:rsidR="00D46B02" w:rsidRPr="00D46B02" w:rsidRDefault="00A8131E" w:rsidP="00B52CC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 w:hint="eastAsia"/>
                <w:color w:val="000000" w:themeColor="text1"/>
              </w:rPr>
            </w:pPr>
            <w:r>
              <w:rPr>
                <w:rFonts w:ascii="Calibri" w:eastAsia="KaiTi" w:hAnsi="Calibri" w:cs="Calibri" w:hint="eastAsia"/>
                <w:color w:val="000000" w:themeColor="text1"/>
              </w:rPr>
              <w:t>安全性</w:t>
            </w:r>
          </w:p>
        </w:tc>
      </w:tr>
      <w:tr w:rsidR="00D46B02" w:rsidRPr="00D46B02" w:rsidTr="00404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:rsidR="00D46B02" w:rsidRPr="00D46B02" w:rsidRDefault="00D46B02" w:rsidP="00B52CCA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D46B02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MD5</w:t>
            </w:r>
          </w:p>
        </w:tc>
        <w:tc>
          <w:tcPr>
            <w:tcW w:w="1446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128</w:t>
            </w:r>
          </w:p>
        </w:tc>
        <w:tc>
          <w:tcPr>
            <w:tcW w:w="1943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Merkle-Damgård</w:t>
            </w:r>
          </w:p>
        </w:tc>
        <w:tc>
          <w:tcPr>
            <w:tcW w:w="0" w:type="auto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 w:hint="eastAsia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小端序，</w:t>
            </w:r>
            <w:r w:rsidRPr="00A8131E">
              <w:rPr>
                <w:rFonts w:ascii="Calibri" w:eastAsia="KaiTi" w:hAnsi="Calibri" w:cs="Calibri"/>
                <w:color w:val="000000" w:themeColor="text1"/>
              </w:rPr>
              <w:t>4</w:t>
            </w:r>
            <w:r w:rsidRPr="00A8131E">
              <w:rPr>
                <w:rFonts w:ascii="Calibri" w:eastAsia="KaiTi" w:hAnsi="Calibri" w:cs="Calibri"/>
                <w:color w:val="000000" w:themeColor="text1"/>
              </w:rPr>
              <w:t>轮</w:t>
            </w:r>
            <w:r w:rsidRPr="00A8131E">
              <w:rPr>
                <w:rFonts w:ascii="Calibri" w:eastAsia="KaiTi" w:hAnsi="Calibri" w:cs="Calibri"/>
                <w:color w:val="000000" w:themeColor="text1"/>
              </w:rPr>
              <w:t>64</w:t>
            </w:r>
            <w:r w:rsidRPr="00A8131E">
              <w:rPr>
                <w:rFonts w:ascii="Calibri" w:eastAsia="KaiTi" w:hAnsi="Calibri" w:cs="Calibri"/>
                <w:color w:val="000000" w:themeColor="text1"/>
              </w:rPr>
              <w:t>步</w:t>
            </w:r>
          </w:p>
        </w:tc>
        <w:tc>
          <w:tcPr>
            <w:tcW w:w="1376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已破解</w:t>
            </w:r>
          </w:p>
        </w:tc>
      </w:tr>
      <w:tr w:rsidR="00D46B02" w:rsidRPr="00D46B02" w:rsidTr="004040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:rsidR="00D46B02" w:rsidRPr="00D46B02" w:rsidRDefault="00D46B02" w:rsidP="00B52CCA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D46B02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SHA-1</w:t>
            </w:r>
          </w:p>
        </w:tc>
        <w:tc>
          <w:tcPr>
            <w:tcW w:w="1446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160</w:t>
            </w:r>
          </w:p>
        </w:tc>
        <w:tc>
          <w:tcPr>
            <w:tcW w:w="1943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Merkle-Damgård</w:t>
            </w:r>
          </w:p>
        </w:tc>
        <w:tc>
          <w:tcPr>
            <w:tcW w:w="0" w:type="auto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大端序，基础是</w:t>
            </w:r>
            <w:r w:rsidRPr="00A8131E">
              <w:rPr>
                <w:rFonts w:ascii="Calibri" w:eastAsia="KaiTi" w:hAnsi="Calibri" w:cs="Calibri"/>
                <w:color w:val="000000" w:themeColor="text1"/>
              </w:rPr>
              <w:t>MD4</w:t>
            </w:r>
          </w:p>
        </w:tc>
        <w:tc>
          <w:tcPr>
            <w:tcW w:w="1376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不安全</w:t>
            </w:r>
          </w:p>
        </w:tc>
      </w:tr>
      <w:tr w:rsidR="00D46B02" w:rsidRPr="00D46B02" w:rsidTr="00404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:rsidR="00D46B02" w:rsidRPr="00D46B02" w:rsidRDefault="00D46B02" w:rsidP="00B52CCA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D46B02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RIPEMD-160</w:t>
            </w:r>
          </w:p>
        </w:tc>
        <w:tc>
          <w:tcPr>
            <w:tcW w:w="1446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160</w:t>
            </w:r>
          </w:p>
        </w:tc>
        <w:tc>
          <w:tcPr>
            <w:tcW w:w="1943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Merkle-Damgård</w:t>
            </w:r>
          </w:p>
        </w:tc>
        <w:tc>
          <w:tcPr>
            <w:tcW w:w="0" w:type="auto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 w:hint="eastAsia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双线并行</w:t>
            </w:r>
          </w:p>
        </w:tc>
        <w:tc>
          <w:tcPr>
            <w:tcW w:w="1376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优于</w:t>
            </w:r>
            <w:r w:rsidRPr="00A8131E">
              <w:rPr>
                <w:rFonts w:ascii="Calibri" w:eastAsia="KaiTi" w:hAnsi="Calibri" w:cs="Calibri"/>
                <w:color w:val="000000" w:themeColor="text1"/>
              </w:rPr>
              <w:t>MD5/SHA-1</w:t>
            </w:r>
          </w:p>
        </w:tc>
      </w:tr>
      <w:tr w:rsidR="00D46B02" w:rsidRPr="00D46B02" w:rsidTr="004040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:rsidR="00D46B02" w:rsidRPr="00D46B02" w:rsidRDefault="00D46B02" w:rsidP="00B52CCA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D46B02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SHA-2</w:t>
            </w:r>
          </w:p>
        </w:tc>
        <w:tc>
          <w:tcPr>
            <w:tcW w:w="1446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256/512</w:t>
            </w:r>
            <w:r w:rsidRPr="00A8131E">
              <w:rPr>
                <w:rFonts w:ascii="Calibri" w:eastAsia="KaiTi" w:hAnsi="Calibri" w:cs="Calibri"/>
                <w:color w:val="000000" w:themeColor="text1"/>
              </w:rPr>
              <w:t>等</w:t>
            </w:r>
          </w:p>
        </w:tc>
        <w:tc>
          <w:tcPr>
            <w:tcW w:w="1943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Merkle-Damgård</w:t>
            </w:r>
          </w:p>
        </w:tc>
        <w:tc>
          <w:tcPr>
            <w:tcW w:w="0" w:type="auto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 w:hint="eastAsia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现行标准</w:t>
            </w:r>
          </w:p>
        </w:tc>
        <w:tc>
          <w:tcPr>
            <w:tcW w:w="1376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安全</w:t>
            </w:r>
          </w:p>
        </w:tc>
      </w:tr>
      <w:tr w:rsidR="00D46B02" w:rsidRPr="00D46B02" w:rsidTr="00404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:rsidR="00D46B02" w:rsidRPr="00D46B02" w:rsidRDefault="00D46B02" w:rsidP="00B52CCA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D46B02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SHA-3</w:t>
            </w:r>
          </w:p>
        </w:tc>
        <w:tc>
          <w:tcPr>
            <w:tcW w:w="1446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256/512</w:t>
            </w:r>
            <w:r w:rsidRPr="00A8131E">
              <w:rPr>
                <w:rFonts w:ascii="Calibri" w:eastAsia="KaiTi" w:hAnsi="Calibri" w:cs="Calibri"/>
                <w:color w:val="000000" w:themeColor="text1"/>
              </w:rPr>
              <w:t>等</w:t>
            </w:r>
          </w:p>
        </w:tc>
        <w:tc>
          <w:tcPr>
            <w:tcW w:w="1943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海绵结构</w:t>
            </w:r>
          </w:p>
        </w:tc>
        <w:tc>
          <w:tcPr>
            <w:tcW w:w="0" w:type="auto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吸纳</w:t>
            </w:r>
            <w:r w:rsidRPr="00A8131E">
              <w:rPr>
                <w:rFonts w:ascii="Calibri" w:eastAsia="KaiTi" w:hAnsi="Calibri" w:cs="Calibri"/>
                <w:color w:val="000000" w:themeColor="text1"/>
              </w:rPr>
              <w:t>+</w:t>
            </w:r>
            <w:r w:rsidRPr="00A8131E">
              <w:rPr>
                <w:rFonts w:ascii="Calibri" w:eastAsia="KaiTi" w:hAnsi="Calibri" w:cs="Calibri"/>
                <w:color w:val="000000" w:themeColor="text1"/>
              </w:rPr>
              <w:t>挤出阶段</w:t>
            </w:r>
          </w:p>
        </w:tc>
        <w:tc>
          <w:tcPr>
            <w:tcW w:w="1376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新一代标准</w:t>
            </w:r>
          </w:p>
        </w:tc>
      </w:tr>
      <w:tr w:rsidR="00D46B02" w:rsidRPr="00D46B02" w:rsidTr="004040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:rsidR="00D46B02" w:rsidRPr="00D46B02" w:rsidRDefault="00D46B02" w:rsidP="00B52CCA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D46B02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SM3</w:t>
            </w:r>
          </w:p>
        </w:tc>
        <w:tc>
          <w:tcPr>
            <w:tcW w:w="1446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256</w:t>
            </w:r>
          </w:p>
        </w:tc>
        <w:tc>
          <w:tcPr>
            <w:tcW w:w="1943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Merkle-Damgård</w:t>
            </w:r>
          </w:p>
        </w:tc>
        <w:tc>
          <w:tcPr>
            <w:tcW w:w="0" w:type="auto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消息扩展技术</w:t>
            </w:r>
          </w:p>
        </w:tc>
        <w:tc>
          <w:tcPr>
            <w:tcW w:w="1376" w:type="dxa"/>
            <w:vAlign w:val="center"/>
            <w:hideMark/>
          </w:tcPr>
          <w:p w:rsidR="00D46B02" w:rsidRPr="00A8131E" w:rsidRDefault="00D46B02" w:rsidP="00B52CC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 w:hint="eastAsia"/>
                <w:color w:val="000000" w:themeColor="text1"/>
              </w:rPr>
            </w:pPr>
            <w:r w:rsidRPr="00A8131E">
              <w:rPr>
                <w:rFonts w:ascii="Calibri" w:eastAsia="KaiTi" w:hAnsi="Calibri" w:cs="Calibri"/>
                <w:color w:val="000000" w:themeColor="text1"/>
              </w:rPr>
              <w:t>安全</w:t>
            </w:r>
          </w:p>
        </w:tc>
      </w:tr>
    </w:tbl>
    <w:p w:rsidR="00A22BCD" w:rsidRPr="00E23EAD" w:rsidRDefault="00A33CC2" w:rsidP="0039350F">
      <w:pPr>
        <w:pStyle w:val="ListParagraph"/>
        <w:numPr>
          <w:ilvl w:val="0"/>
          <w:numId w:val="3"/>
        </w:numPr>
        <w:spacing w:line="276" w:lineRule="auto"/>
        <w:rPr>
          <w:rFonts w:ascii="Calibri" w:eastAsia="KaiTi" w:hAnsi="Calibri" w:cs="Calibri"/>
          <w:color w:val="0070C0"/>
          <w:lang w:val="en-US"/>
        </w:rPr>
      </w:pPr>
      <w:r w:rsidRPr="00A33CC2">
        <w:rPr>
          <w:rFonts w:ascii="Calibri" w:eastAsia="KaiTi" w:hAnsi="Calibri" w:cs="Calibri" w:hint="eastAsia"/>
          <w:color w:val="0070C0"/>
          <w:lang w:val="en-US"/>
        </w:rPr>
        <w:t>消息鉴别码</w:t>
      </w:r>
      <m:oMath>
        <m:r>
          <w:rPr>
            <w:rFonts w:ascii="Cambria Math" w:eastAsia="KaiTi" w:hAnsi="Cambria Math" w:cs="Calibri"/>
            <w:color w:val="0070C0"/>
            <w:lang w:val="en-US"/>
          </w:rPr>
          <m:t>MAC</m:t>
        </m:r>
      </m:oMath>
      <w:r w:rsidR="0039350F" w:rsidRPr="0039350F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A22BCD" w:rsidRPr="0039350F">
        <w:rPr>
          <w:rFonts w:ascii="Calibri" w:eastAsia="KaiTi" w:hAnsi="Calibri" w:cs="Calibri"/>
          <w:color w:val="000000" w:themeColor="text1"/>
          <w:lang w:val="en-US"/>
        </w:rPr>
        <w:t>公开函数</w:t>
      </w:r>
      <w:r w:rsidR="00A22BCD" w:rsidRPr="0039350F">
        <w:rPr>
          <w:rFonts w:ascii="Calibri" w:eastAsia="KaiTi" w:hAnsi="Calibri" w:cs="Calibri"/>
          <w:color w:val="000000" w:themeColor="text1"/>
          <w:lang w:val="en-US"/>
        </w:rPr>
        <w:t>+</w:t>
      </w:r>
      <w:r w:rsidR="00A22BCD" w:rsidRPr="0039350F">
        <w:rPr>
          <w:rFonts w:ascii="Calibri" w:eastAsia="KaiTi" w:hAnsi="Calibri" w:cs="Calibri"/>
          <w:color w:val="000000" w:themeColor="text1"/>
          <w:lang w:val="en-US"/>
        </w:rPr>
        <w:t>密钥，产生定长鉴别符</w:t>
      </w:r>
      <w:r w:rsidR="00823382">
        <w:rPr>
          <w:rFonts w:ascii="Calibri" w:eastAsia="KaiTi" w:hAnsi="Calibri" w:cs="Calibri" w:hint="eastAsia"/>
          <w:color w:val="000000" w:themeColor="text1"/>
          <w:lang w:val="en-US"/>
        </w:rPr>
        <w:t>（</w:t>
      </w:r>
      <w:r w:rsidR="00823382">
        <w:rPr>
          <w:rFonts w:ascii="Calibri" w:eastAsia="KaiTi" w:hAnsi="Calibri" w:cs="Calibri"/>
          <w:color w:val="000000" w:themeColor="text1"/>
          <w:lang w:val="en-US"/>
        </w:rPr>
        <w:t>a.k.a.</w:t>
      </w:r>
      <w:r w:rsidR="00823382" w:rsidRPr="00823382">
        <w:rPr>
          <w:rFonts w:ascii="Calibri" w:eastAsia="KaiTi" w:hAnsi="Calibri" w:cs="Calibri"/>
          <w:color w:val="000000" w:themeColor="text1"/>
          <w:lang w:val="en-US"/>
        </w:rPr>
        <w:t>密码校验和</w:t>
      </w:r>
      <w:r w:rsidR="00823382">
        <w:rPr>
          <w:rFonts w:ascii="Calibri" w:eastAsia="KaiTi" w:hAnsi="Calibri" w:cs="Calibri" w:hint="eastAsia"/>
          <w:color w:val="000000" w:themeColor="text1"/>
          <w:lang w:val="en-US"/>
        </w:rPr>
        <w:t>）</w:t>
      </w:r>
    </w:p>
    <w:p w:rsidR="00180129" w:rsidRDefault="00BF7C4A" w:rsidP="00E23EAD">
      <w:pPr>
        <w:pStyle w:val="ListParagraph"/>
        <w:numPr>
          <w:ilvl w:val="0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基本用法</w:t>
      </w:r>
    </w:p>
    <w:tbl>
      <w:tblPr>
        <w:tblStyle w:val="GridTable3-Accent4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1481"/>
      </w:tblGrid>
      <w:tr w:rsidR="00D665C7" w:rsidRPr="00E73367" w:rsidTr="00416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:rsidR="00D665C7" w:rsidRPr="00E73367" w:rsidRDefault="00D665C7" w:rsidP="00416DFA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E73367">
              <w:rPr>
                <w:rFonts w:ascii="Calibri" w:eastAsia="KaiTi" w:hAnsi="Calibri" w:cs="Calibri" w:hint="eastAsia"/>
                <w:i w:val="0"/>
                <w:iCs w:val="0"/>
                <w:color w:val="000000" w:themeColor="text1"/>
              </w:rPr>
              <w:t>加密</w:t>
            </w:r>
            <w:r w:rsidRPr="00E73367"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  <w:t>形式</w:t>
            </w:r>
          </w:p>
        </w:tc>
        <w:tc>
          <w:tcPr>
            <w:tcW w:w="0" w:type="auto"/>
            <w:vAlign w:val="center"/>
            <w:hideMark/>
          </w:tcPr>
          <w:p w:rsidR="00D665C7" w:rsidRPr="00E73367" w:rsidRDefault="00D665C7" w:rsidP="00416DF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E73367">
              <w:rPr>
                <w:rFonts w:ascii="Calibri" w:eastAsia="KaiTi" w:hAnsi="Calibri" w:cs="Calibri"/>
                <w:color w:val="000000" w:themeColor="text1"/>
              </w:rPr>
              <w:t>主要安全服务</w:t>
            </w:r>
          </w:p>
        </w:tc>
      </w:tr>
      <w:tr w:rsidR="00D665C7" w:rsidRPr="00E73367" w:rsidTr="00416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4F0E74" w:rsidRPr="003C3E01" w:rsidRDefault="003C3E01" w:rsidP="004F0E7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m:oMathPara>
              <m:oMath>
                <m:r>
                  <w:rPr>
                    <w:rFonts w:ascii="Cambria Math" w:eastAsia="KaiTi" w:hAnsi="Cambria Math" w:cs="Calibri"/>
                    <w:color w:val="000000" w:themeColor="text1"/>
                  </w:rPr>
                  <m:t>M</m:t>
                </m:r>
                <m:r>
                  <m:rPr>
                    <m:lit/>
                  </m:rPr>
                  <w:rPr>
                    <w:rFonts w:ascii="Cambria Math" w:eastAsia="KaiTi" w:hAnsi="Cambria Math" w:cs="Calibri"/>
                    <w:color w:val="000000" w:themeColor="text1"/>
                  </w:rPr>
                  <m:t>|</m:t>
                </m:r>
                <m:r>
                  <w:rPr>
                    <w:rFonts w:ascii="Cambria Math" w:eastAsia="KaiTi" w:hAnsi="Cambria Math" w:cs="Calibri"/>
                    <w:color w:val="000000" w:themeColor="text1"/>
                  </w:rPr>
                  <m:t>|</m:t>
                </m:r>
                <m:r>
                  <w:rPr>
                    <w:rFonts w:ascii="Cambria Math" w:eastAsia="KaiTi" w:hAnsi="Cambria Math" w:cs="Calibri"/>
                    <w:color w:val="000000" w:themeColor="text1"/>
                  </w:rPr>
                  <m:t>MA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C</m:t>
                    </m:r>
                    <m:ctrlPr>
                      <w:rPr>
                        <w:rFonts w:ascii="Cambria Math" w:eastAsia="KaiTi" w:hAnsi="Cambria Math" w:cs="Calibri"/>
                        <w:iCs w:val="0"/>
                        <w:color w:val="000000" w:themeColor="text1"/>
                      </w:rPr>
                    </m:ctrlP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M</m:t>
                    </m:r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:rsidR="00D665C7" w:rsidRPr="00E73367" w:rsidRDefault="00D665C7" w:rsidP="00416DF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E73367">
              <w:rPr>
                <w:rFonts w:ascii="Calibri" w:eastAsia="KaiTi" w:hAnsi="Calibri" w:cs="Calibri"/>
                <w:color w:val="000000" w:themeColor="text1"/>
              </w:rPr>
              <w:t>鉴别</w:t>
            </w:r>
          </w:p>
        </w:tc>
      </w:tr>
      <w:tr w:rsidR="00D665C7" w:rsidRPr="00E73367" w:rsidTr="00416DF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D02E7" w:rsidRPr="00ED02E7" w:rsidRDefault="00ED02E7" w:rsidP="00ED02E7">
            <w:pPr>
              <w:spacing w:line="276" w:lineRule="auto"/>
              <w:jc w:val="center"/>
              <w:rPr>
                <w:ins w:id="1" w:author="沛雨 刘" w:date="2026-01-07T18:04:00Z" w16du:dateUtc="2026-01-07T10:04:00Z"/>
                <w:rFonts w:ascii="Calibri" w:eastAsia="KaiTi" w:hAnsi="Calibri" w:cs="Calibri"/>
                <w:i w:val="0"/>
                <w:iCs w:val="0"/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E</m:t>
                    </m:r>
                    <m:ctrlPr>
                      <w:rPr>
                        <w:rFonts w:ascii="Cambria Math" w:eastAsia="KaiTi" w:hAnsi="Cambria Math" w:cs="Calibri"/>
                        <w:iCs w:val="0"/>
                        <w:color w:val="000000" w:themeColor="text1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 w:val="0"/>
                            <w:iCs w:val="0"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</w:rPr>
                          <m:t>K</m:t>
                        </m:r>
                        <m:ctrlPr>
                          <w:rPr>
                            <w:rFonts w:ascii="Cambria Math" w:eastAsia="KaiTi" w:hAnsi="Cambria Math" w:cs="Calibri"/>
                            <w:i w:val="0"/>
                            <w:color w:val="000000" w:themeColor="text1"/>
                          </w:rPr>
                        </m:ctrlP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lang w:val="en-US"/>
                          </w:rPr>
                          <m:t>2</m:t>
                        </m:r>
                      </m:sub>
                    </m:sSub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M</m:t>
                    </m:r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  <w:lang w:val="en-US"/>
                      </w:rPr>
                    </m:ctrlPr>
                  </m:e>
                </m:d>
                <m:r>
                  <w:rPr>
                    <w:rFonts w:ascii="Cambria Math" w:eastAsia="KaiTi" w:hAnsi="Cambria Math" w:cs="Calibri"/>
                    <w:color w:val="000000" w:themeColor="text1"/>
                    <w:lang w:val="en-US"/>
                  </w:rPr>
                  <m:t>|</m:t>
                </m:r>
                <m:r>
                  <w:rPr>
                    <w:rFonts w:ascii="Cambria Math" w:eastAsia="KaiTi" w:hAnsi="Cambria Math" w:cs="Calibri"/>
                    <w:color w:val="000000" w:themeColor="text1"/>
                    <w:lang w:val="en-US"/>
                  </w:rPr>
                  <m:t>|</m:t>
                </m:r>
                <m:r>
                  <w:rPr>
                    <w:rFonts w:ascii="Cambria Math" w:eastAsia="KaiTi" w:hAnsi="Cambria Math" w:cs="Calibri"/>
                    <w:color w:val="000000" w:themeColor="text1"/>
                  </w:rPr>
                  <m:t>MA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C</m:t>
                    </m:r>
                    <m:ctrlPr>
                      <w:rPr>
                        <w:rFonts w:ascii="Cambria Math" w:eastAsia="KaiTi" w:hAnsi="Cambria Math" w:cs="Calibri"/>
                        <w:iCs w:val="0"/>
                        <w:color w:val="000000" w:themeColor="text1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 w:val="0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</w:rPr>
                          <m:t>K</m:t>
                        </m:r>
                        <m:ctrlPr>
                          <w:rPr>
                            <w:rFonts w:ascii="Cambria Math" w:eastAsia="KaiTi" w:hAnsi="Cambria Math" w:cs="Calibri"/>
                            <w:iCs w:val="0"/>
                            <w:color w:val="000000" w:themeColor="text1"/>
                          </w:rPr>
                        </m:ctrlP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</w:rPr>
                          <m:t>1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 w:val="0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</w:rPr>
                          <m:t>E</m:t>
                        </m:r>
                        <m:ctrlPr>
                          <w:rPr>
                            <w:rFonts w:ascii="Cambria Math" w:eastAsia="KaiTi" w:hAnsi="Cambria Math" w:cs="Calibri"/>
                            <w:iCs w:val="0"/>
                            <w:color w:val="000000" w:themeColor="text1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KaiTi" w:hAnsi="Cambria Math" w:cs="Calibri"/>
                                <w:i w:val="0"/>
                                <w:iCs w:val="0"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</w:rPr>
                              <m:t>K</m:t>
                            </m:r>
                            <m:ctrlPr>
                              <w:rPr>
                                <w:rFonts w:ascii="Cambria Math" w:eastAsia="KaiTi" w:hAnsi="Cambria Math" w:cs="Calibri"/>
                                <w:i w:val="0"/>
                                <w:color w:val="000000" w:themeColor="text1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lang w:val="en-US"/>
                              </w:rPr>
                              <m:t>2</m:t>
                            </m:r>
                          </m:sub>
                        </m:sSub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KaiTi" w:hAnsi="Cambria Math" w:cs="Calibri"/>
                            <w:i w:val="0"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</w:rPr>
                          <m:t>M</m:t>
                        </m:r>
                        <m:ctrlPr>
                          <w:rPr>
                            <w:rFonts w:ascii="Cambria Math" w:eastAsia="KaiTi" w:hAnsi="Cambria Math" w:cs="Calibri"/>
                            <w:i w:val="0"/>
                            <w:color w:val="000000" w:themeColor="text1"/>
                            <w:lang w:val="en-US"/>
                          </w:rPr>
                        </m:ctrlPr>
                      </m:e>
                    </m:d>
                  </m:e>
                </m:d>
              </m:oMath>
            </m:oMathPara>
          </w:p>
          <w:p w:rsidR="00D665C7" w:rsidRPr="00E73367" w:rsidRDefault="00D665C7" w:rsidP="00416DFA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D665C7" w:rsidRPr="00E73367" w:rsidRDefault="0075280E" w:rsidP="00416DF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>
              <w:rPr>
                <w:rFonts w:ascii="Calibri" w:eastAsia="KaiTi" w:hAnsi="Calibri" w:cs="Calibri" w:hint="eastAsia"/>
                <w:color w:val="000000" w:themeColor="text1"/>
              </w:rPr>
              <w:t>加密</w:t>
            </w:r>
            <w:r w:rsidRPr="00E73367">
              <w:rPr>
                <w:rFonts w:ascii="Calibri" w:eastAsia="KaiTi" w:hAnsi="Calibri" w:cs="Calibri"/>
                <w:color w:val="000000" w:themeColor="text1"/>
              </w:rPr>
              <w:t>+</w:t>
            </w:r>
            <w:r w:rsidRPr="00E73367">
              <w:rPr>
                <w:rFonts w:ascii="Calibri" w:eastAsia="KaiTi" w:hAnsi="Calibri" w:cs="Calibri"/>
                <w:color w:val="000000" w:themeColor="text1"/>
              </w:rPr>
              <w:t>鉴别</w:t>
            </w:r>
          </w:p>
        </w:tc>
      </w:tr>
      <w:tr w:rsidR="00D665C7" w:rsidRPr="00E73367" w:rsidTr="00416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665C7" w:rsidRPr="00E73367" w:rsidRDefault="00D665C7" w:rsidP="00416DFA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E</m:t>
                    </m:r>
                    <m:ctrlPr>
                      <w:rPr>
                        <w:rFonts w:ascii="Cambria Math" w:eastAsia="KaiTi" w:hAnsi="Cambria Math" w:cs="Calibri"/>
                        <w:iCs w:val="0"/>
                        <w:color w:val="000000" w:themeColor="text1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 w:val="0"/>
                            <w:iCs w:val="0"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</w:rPr>
                          <m:t>K</m:t>
                        </m:r>
                        <m:ctrlPr>
                          <w:rPr>
                            <w:rFonts w:ascii="Cambria Math" w:eastAsia="KaiTi" w:hAnsi="Cambria Math" w:cs="Calibri"/>
                            <w:i w:val="0"/>
                            <w:color w:val="000000" w:themeColor="text1"/>
                          </w:rPr>
                        </m:ctrlP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lang w:val="en-US"/>
                          </w:rPr>
                          <m:t>2</m:t>
                        </m:r>
                      </m:sub>
                    </m:sSub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M</m:t>
                    </m:r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|</m:t>
                    </m:r>
                    <m:r>
                      <m:rPr>
                        <m:lit/>
                      </m:rPr>
                      <w:rPr>
                        <w:rFonts w:ascii="Cambria Math" w:eastAsia="KaiTi" w:hAnsi="Cambria Math" w:cs="Calibri"/>
                        <w:color w:val="000000" w:themeColor="text1"/>
                      </w:rPr>
                      <m:t>|</m:t>
                    </m:r>
                    <m:r>
                      <w:rPr>
                        <w:rFonts w:ascii="Cambria Math" w:eastAsia="KaiTi" w:hAnsi="Cambria Math" w:cs="Calibri"/>
                        <w:color w:val="000000" w:themeColor="text1"/>
                      </w:rPr>
                      <m:t>MA</m:t>
                    </m:r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 w:val="0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</w:rPr>
                          <m:t>C</m:t>
                        </m:r>
                        <m:ctrlPr>
                          <w:rPr>
                            <w:rFonts w:ascii="Cambria Math" w:eastAsia="KaiTi" w:hAnsi="Cambria Math" w:cs="Calibri"/>
                            <w:iCs w:val="0"/>
                            <w:color w:val="000000" w:themeColor="text1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KaiTi" w:hAnsi="Cambria Math" w:cs="Calibri"/>
                                <w:i w:val="0"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</w:rPr>
                              <m:t>K</m:t>
                            </m:r>
                            <m:ctrlPr>
                              <w:rPr>
                                <w:rFonts w:ascii="Cambria Math" w:eastAsia="KaiTi" w:hAnsi="Cambria Math" w:cs="Calibri"/>
                                <w:iCs w:val="0"/>
                                <w:color w:val="000000" w:themeColor="text1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</w:rPr>
                              <m:t>1</m:t>
                            </m:r>
                          </m:sub>
                        </m:sSub>
                      </m:sub>
                    </m:sSub>
                    <m:d>
                      <m:dPr>
                        <m:ctrlPr>
                          <w:rPr>
                            <w:rFonts w:ascii="Cambria Math" w:eastAsia="KaiTi" w:hAnsi="Cambria Math" w:cs="Calibri"/>
                            <w:i w:val="0"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</w:rPr>
                          <m:t>M</m:t>
                        </m:r>
                      </m:e>
                    </m:d>
                    <m:ctrlPr>
                      <w:rPr>
                        <w:rFonts w:ascii="Cambria Math" w:eastAsia="KaiTi" w:hAnsi="Cambria Math" w:cs="Calibri"/>
                        <w:i w:val="0"/>
                        <w:color w:val="000000" w:themeColor="text1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:rsidR="00D665C7" w:rsidRPr="00E73367" w:rsidRDefault="00D665C7" w:rsidP="00416DF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>
              <w:rPr>
                <w:rFonts w:ascii="Calibri" w:eastAsia="KaiTi" w:hAnsi="Calibri" w:cs="Calibri" w:hint="eastAsia"/>
                <w:color w:val="000000" w:themeColor="text1"/>
              </w:rPr>
              <w:t>加密</w:t>
            </w:r>
            <w:r w:rsidRPr="00E73367">
              <w:rPr>
                <w:rFonts w:ascii="Calibri" w:eastAsia="KaiTi" w:hAnsi="Calibri" w:cs="Calibri"/>
                <w:color w:val="000000" w:themeColor="text1"/>
              </w:rPr>
              <w:t>+</w:t>
            </w:r>
            <w:r w:rsidRPr="00E73367">
              <w:rPr>
                <w:rFonts w:ascii="Calibri" w:eastAsia="KaiTi" w:hAnsi="Calibri" w:cs="Calibri"/>
                <w:color w:val="000000" w:themeColor="text1"/>
              </w:rPr>
              <w:t>鉴别</w:t>
            </w:r>
          </w:p>
        </w:tc>
      </w:tr>
    </w:tbl>
    <w:p w:rsidR="00BF7C4A" w:rsidRDefault="00BF7C4A" w:rsidP="00E23EAD">
      <w:pPr>
        <w:pStyle w:val="ListParagraph"/>
        <w:numPr>
          <w:ilvl w:val="0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构造方法</w:t>
      </w:r>
    </w:p>
    <w:p w:rsidR="00D20FA0" w:rsidRDefault="00D20FA0" w:rsidP="00D20FA0">
      <w:pPr>
        <w:pStyle w:val="ListParagraph"/>
        <w:numPr>
          <w:ilvl w:val="1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/>
          <w:color w:val="000000" w:themeColor="text1"/>
          <w:lang w:val="en-US"/>
        </w:rPr>
        <w:t>基于分组密码的</w:t>
      </w:r>
      <w:r>
        <w:rPr>
          <w:rFonts w:ascii="Calibri" w:eastAsia="KaiTi" w:hAnsi="Calibri" w:cs="Calibri"/>
          <w:color w:val="000000" w:themeColor="text1"/>
          <w:lang w:val="en-US"/>
        </w:rPr>
        <w:t>CMAC</w:t>
      </w:r>
    </w:p>
    <w:p w:rsidR="00D20FA0" w:rsidRPr="00E23EAD" w:rsidRDefault="00D20FA0" w:rsidP="00D20FA0">
      <w:pPr>
        <w:pStyle w:val="ListParagraph"/>
        <w:numPr>
          <w:ilvl w:val="1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基于散列函数的</w:t>
      </w:r>
      <w:r>
        <w:rPr>
          <w:rFonts w:ascii="Calibri" w:eastAsia="KaiTi" w:hAnsi="Calibri" w:cs="Calibri" w:hint="eastAsia"/>
          <w:color w:val="000000" w:themeColor="text1"/>
          <w:lang w:val="en-US"/>
        </w:rPr>
        <w:t>HMAC</w:t>
      </w:r>
    </w:p>
    <w:p w:rsidR="00503A7A" w:rsidRDefault="00180129" w:rsidP="00DB5583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180129">
        <w:rPr>
          <w:rFonts w:ascii="Calibri" w:eastAsia="KaiTi" w:hAnsi="Calibri" w:cs="Calibri"/>
          <w:b/>
          <w:bCs/>
          <w:color w:val="0070C0"/>
          <w:lang w:val="en-US"/>
        </w:rPr>
        <w:t>DSA</w:t>
      </w:r>
    </w:p>
    <w:p w:rsidR="003F4ED9" w:rsidRPr="003F4ED9" w:rsidRDefault="003F4ED9" w:rsidP="003F4ED9">
      <w:p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3F4ED9">
        <w:rPr>
          <w:rFonts w:ascii="Calibri" w:eastAsia="KaiTi" w:hAnsi="Calibri" w:cs="Calibri" w:hint="eastAsia"/>
          <w:color w:val="000000" w:themeColor="text1"/>
          <w:lang w:val="en-US"/>
        </w:rPr>
        <w:t>TODO</w:t>
      </w:r>
    </w:p>
    <w:sectPr w:rsidR="003F4ED9" w:rsidRPr="003F4ED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20B00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64C6"/>
    <w:multiLevelType w:val="hybridMultilevel"/>
    <w:tmpl w:val="47A2A5A6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C5D4ABB"/>
    <w:multiLevelType w:val="hybridMultilevel"/>
    <w:tmpl w:val="EE3E4D1E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2AE2A8A"/>
    <w:multiLevelType w:val="hybridMultilevel"/>
    <w:tmpl w:val="BE9041D6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B7325ED"/>
    <w:multiLevelType w:val="hybridMultilevel"/>
    <w:tmpl w:val="9A3EA534"/>
    <w:lvl w:ilvl="0" w:tplc="BB30C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98D050E"/>
    <w:multiLevelType w:val="hybridMultilevel"/>
    <w:tmpl w:val="EE408FF4"/>
    <w:lvl w:ilvl="0" w:tplc="F69EB6B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E212BD7"/>
    <w:multiLevelType w:val="hybridMultilevel"/>
    <w:tmpl w:val="AEEACD2E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78629330">
    <w:abstractNumId w:val="3"/>
  </w:num>
  <w:num w:numId="2" w16cid:durableId="911545959">
    <w:abstractNumId w:val="1"/>
  </w:num>
  <w:num w:numId="3" w16cid:durableId="1873569604">
    <w:abstractNumId w:val="4"/>
  </w:num>
  <w:num w:numId="4" w16cid:durableId="506749259">
    <w:abstractNumId w:val="2"/>
  </w:num>
  <w:num w:numId="5" w16cid:durableId="1901356772">
    <w:abstractNumId w:val="0"/>
  </w:num>
  <w:num w:numId="6" w16cid:durableId="106838264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沛雨 刘">
    <w15:presenceInfo w15:providerId="Windows Live" w15:userId="5020f3e4433cd1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61E"/>
    <w:rsid w:val="00012215"/>
    <w:rsid w:val="000123F5"/>
    <w:rsid w:val="00015CF6"/>
    <w:rsid w:val="00035094"/>
    <w:rsid w:val="00067930"/>
    <w:rsid w:val="00081BB9"/>
    <w:rsid w:val="000A7E77"/>
    <w:rsid w:val="000B6550"/>
    <w:rsid w:val="000F6136"/>
    <w:rsid w:val="0010499E"/>
    <w:rsid w:val="00113A2F"/>
    <w:rsid w:val="00132D8C"/>
    <w:rsid w:val="001710EF"/>
    <w:rsid w:val="00180129"/>
    <w:rsid w:val="001809DA"/>
    <w:rsid w:val="00183E7D"/>
    <w:rsid w:val="001941B5"/>
    <w:rsid w:val="0019534E"/>
    <w:rsid w:val="001B6711"/>
    <w:rsid w:val="00206ED2"/>
    <w:rsid w:val="002206A6"/>
    <w:rsid w:val="00221443"/>
    <w:rsid w:val="002255FC"/>
    <w:rsid w:val="00241705"/>
    <w:rsid w:val="002679F6"/>
    <w:rsid w:val="002747EA"/>
    <w:rsid w:val="002915D0"/>
    <w:rsid w:val="002B79AC"/>
    <w:rsid w:val="002C2E5A"/>
    <w:rsid w:val="002F4BEC"/>
    <w:rsid w:val="00304B1F"/>
    <w:rsid w:val="00334B07"/>
    <w:rsid w:val="0033583B"/>
    <w:rsid w:val="00341B3C"/>
    <w:rsid w:val="00345238"/>
    <w:rsid w:val="00352537"/>
    <w:rsid w:val="0035642F"/>
    <w:rsid w:val="003766E1"/>
    <w:rsid w:val="0039350F"/>
    <w:rsid w:val="003C3E01"/>
    <w:rsid w:val="003E77E4"/>
    <w:rsid w:val="003F4ED9"/>
    <w:rsid w:val="00402116"/>
    <w:rsid w:val="00404097"/>
    <w:rsid w:val="00405305"/>
    <w:rsid w:val="0043583B"/>
    <w:rsid w:val="00481ACF"/>
    <w:rsid w:val="004A489C"/>
    <w:rsid w:val="004A6467"/>
    <w:rsid w:val="004F0E74"/>
    <w:rsid w:val="004F267F"/>
    <w:rsid w:val="00503A7A"/>
    <w:rsid w:val="0051132B"/>
    <w:rsid w:val="0051587A"/>
    <w:rsid w:val="005175E9"/>
    <w:rsid w:val="00525ED1"/>
    <w:rsid w:val="00561330"/>
    <w:rsid w:val="0056293A"/>
    <w:rsid w:val="00591751"/>
    <w:rsid w:val="005B7500"/>
    <w:rsid w:val="005F7E98"/>
    <w:rsid w:val="00600B2E"/>
    <w:rsid w:val="0060475D"/>
    <w:rsid w:val="00626514"/>
    <w:rsid w:val="00630DE2"/>
    <w:rsid w:val="00635BAB"/>
    <w:rsid w:val="00650FCD"/>
    <w:rsid w:val="00662A56"/>
    <w:rsid w:val="00663E9A"/>
    <w:rsid w:val="0068202D"/>
    <w:rsid w:val="0068439F"/>
    <w:rsid w:val="006C07CE"/>
    <w:rsid w:val="006C52A7"/>
    <w:rsid w:val="006C56A5"/>
    <w:rsid w:val="006D2D11"/>
    <w:rsid w:val="006D5D70"/>
    <w:rsid w:val="006E7953"/>
    <w:rsid w:val="007222CA"/>
    <w:rsid w:val="0075280E"/>
    <w:rsid w:val="00760AAC"/>
    <w:rsid w:val="0076194D"/>
    <w:rsid w:val="00770EEE"/>
    <w:rsid w:val="007A4132"/>
    <w:rsid w:val="007B3406"/>
    <w:rsid w:val="007C1D15"/>
    <w:rsid w:val="007D7796"/>
    <w:rsid w:val="007E2EF4"/>
    <w:rsid w:val="007E4FE4"/>
    <w:rsid w:val="007F1827"/>
    <w:rsid w:val="00823382"/>
    <w:rsid w:val="008A59DF"/>
    <w:rsid w:val="008D531C"/>
    <w:rsid w:val="008E2A88"/>
    <w:rsid w:val="008E449D"/>
    <w:rsid w:val="0090382D"/>
    <w:rsid w:val="00904ADD"/>
    <w:rsid w:val="00931297"/>
    <w:rsid w:val="009413C2"/>
    <w:rsid w:val="0095786A"/>
    <w:rsid w:val="009903A5"/>
    <w:rsid w:val="00994B6B"/>
    <w:rsid w:val="009A0B40"/>
    <w:rsid w:val="009C070D"/>
    <w:rsid w:val="009D531B"/>
    <w:rsid w:val="009F143C"/>
    <w:rsid w:val="00A03094"/>
    <w:rsid w:val="00A0750D"/>
    <w:rsid w:val="00A22BCD"/>
    <w:rsid w:val="00A25083"/>
    <w:rsid w:val="00A251B8"/>
    <w:rsid w:val="00A33CC2"/>
    <w:rsid w:val="00A37345"/>
    <w:rsid w:val="00A42686"/>
    <w:rsid w:val="00A436DB"/>
    <w:rsid w:val="00A5318D"/>
    <w:rsid w:val="00A63155"/>
    <w:rsid w:val="00A651E1"/>
    <w:rsid w:val="00A705E3"/>
    <w:rsid w:val="00A75BCB"/>
    <w:rsid w:val="00A8131E"/>
    <w:rsid w:val="00A9018B"/>
    <w:rsid w:val="00A92DCF"/>
    <w:rsid w:val="00AB0342"/>
    <w:rsid w:val="00B24545"/>
    <w:rsid w:val="00B247EF"/>
    <w:rsid w:val="00B319C9"/>
    <w:rsid w:val="00B41985"/>
    <w:rsid w:val="00B4700D"/>
    <w:rsid w:val="00B52CCA"/>
    <w:rsid w:val="00B53F12"/>
    <w:rsid w:val="00B629A5"/>
    <w:rsid w:val="00B65F91"/>
    <w:rsid w:val="00B66500"/>
    <w:rsid w:val="00B93A00"/>
    <w:rsid w:val="00B94F7A"/>
    <w:rsid w:val="00B9758D"/>
    <w:rsid w:val="00BA10D6"/>
    <w:rsid w:val="00BB49BE"/>
    <w:rsid w:val="00BC22ED"/>
    <w:rsid w:val="00BF7C4A"/>
    <w:rsid w:val="00BF7F09"/>
    <w:rsid w:val="00C23CF3"/>
    <w:rsid w:val="00C64E5B"/>
    <w:rsid w:val="00C65F20"/>
    <w:rsid w:val="00C92006"/>
    <w:rsid w:val="00C95538"/>
    <w:rsid w:val="00CA0981"/>
    <w:rsid w:val="00CC30F2"/>
    <w:rsid w:val="00CD53FF"/>
    <w:rsid w:val="00CE40CF"/>
    <w:rsid w:val="00CF1759"/>
    <w:rsid w:val="00D00801"/>
    <w:rsid w:val="00D0339A"/>
    <w:rsid w:val="00D14E5A"/>
    <w:rsid w:val="00D14FB8"/>
    <w:rsid w:val="00D20FA0"/>
    <w:rsid w:val="00D25FC9"/>
    <w:rsid w:val="00D461DD"/>
    <w:rsid w:val="00D46B02"/>
    <w:rsid w:val="00D46B4C"/>
    <w:rsid w:val="00D4797B"/>
    <w:rsid w:val="00D556B8"/>
    <w:rsid w:val="00D665C7"/>
    <w:rsid w:val="00D96E64"/>
    <w:rsid w:val="00DA08C9"/>
    <w:rsid w:val="00DB5583"/>
    <w:rsid w:val="00DF41C0"/>
    <w:rsid w:val="00E049F0"/>
    <w:rsid w:val="00E07FCF"/>
    <w:rsid w:val="00E23EAD"/>
    <w:rsid w:val="00E42EBF"/>
    <w:rsid w:val="00E44A27"/>
    <w:rsid w:val="00E56692"/>
    <w:rsid w:val="00E703B8"/>
    <w:rsid w:val="00E71B97"/>
    <w:rsid w:val="00E73367"/>
    <w:rsid w:val="00EB6C89"/>
    <w:rsid w:val="00EC01D2"/>
    <w:rsid w:val="00EC6069"/>
    <w:rsid w:val="00ED02E7"/>
    <w:rsid w:val="00EE28BF"/>
    <w:rsid w:val="00EE6EE7"/>
    <w:rsid w:val="00F1531A"/>
    <w:rsid w:val="00F41BE5"/>
    <w:rsid w:val="00F46B8E"/>
    <w:rsid w:val="00F6164F"/>
    <w:rsid w:val="00F6289A"/>
    <w:rsid w:val="00F73EB1"/>
    <w:rsid w:val="00F7461E"/>
    <w:rsid w:val="00F76DB8"/>
    <w:rsid w:val="00F83BB4"/>
    <w:rsid w:val="00F85A03"/>
    <w:rsid w:val="00FC6C69"/>
    <w:rsid w:val="00FD1FC8"/>
    <w:rsid w:val="00FE05E9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BC8611"/>
  <w15:chartTrackingRefBased/>
  <w15:docId w15:val="{4A9C7985-B4D0-6A47-8564-21B29689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61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746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6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6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6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6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6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6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6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6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61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61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61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61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61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61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746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6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6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6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61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25FC9"/>
    <w:rPr>
      <w:color w:val="666666"/>
    </w:rPr>
  </w:style>
  <w:style w:type="table" w:styleId="GridTable3-Accent4">
    <w:name w:val="Grid Table 3 Accent 4"/>
    <w:basedOn w:val="TableNormal"/>
    <w:uiPriority w:val="48"/>
    <w:rsid w:val="00E73367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paragraph" w:styleId="Revision">
    <w:name w:val="Revision"/>
    <w:hidden/>
    <w:uiPriority w:val="99"/>
    <w:semiHidden/>
    <w:rsid w:val="00E733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沛雨 刘</dc:creator>
  <cp:keywords/>
  <dc:description/>
  <cp:lastModifiedBy>沛雨 刘</cp:lastModifiedBy>
  <cp:revision>343</cp:revision>
  <dcterms:created xsi:type="dcterms:W3CDTF">2026-01-07T09:40:00Z</dcterms:created>
  <dcterms:modified xsi:type="dcterms:W3CDTF">2026-01-07T15:41:00Z</dcterms:modified>
</cp:coreProperties>
</file>